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CE5831">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CE5831">
      <w:pPr>
        <w:spacing w:beforeLines="100" w:afterLines="100"/>
        <w:rPr>
          <w:rFonts w:ascii="Times New Roman" w:hAnsi="Times New Roman" w:cs="Times New Roman"/>
          <w:sz w:val="24"/>
          <w:szCs w:val="24"/>
        </w:rPr>
      </w:pPr>
    </w:p>
    <w:p w:rsidR="0036554D" w:rsidRDefault="0036554D" w:rsidP="00CE5831">
      <w:pPr>
        <w:spacing w:beforeLines="100" w:afterLines="100"/>
        <w:rPr>
          <w:rFonts w:ascii="Times New Roman" w:hAnsi="Times New Roman" w:cs="Times New Roman"/>
          <w:sz w:val="24"/>
          <w:szCs w:val="24"/>
        </w:rPr>
      </w:pPr>
    </w:p>
    <w:p w:rsidR="0036554D" w:rsidRDefault="0036554D" w:rsidP="00CE5831">
      <w:pPr>
        <w:spacing w:beforeLines="100" w:afterLines="100"/>
        <w:rPr>
          <w:rFonts w:ascii="Times New Roman" w:hAnsi="Times New Roman" w:cs="Times New Roman"/>
          <w:sz w:val="24"/>
          <w:szCs w:val="24"/>
        </w:rPr>
      </w:pPr>
    </w:p>
    <w:p w:rsidR="0036554D" w:rsidRDefault="0036554D" w:rsidP="00CE5831">
      <w:pPr>
        <w:spacing w:beforeLines="100" w:afterLines="100"/>
        <w:rPr>
          <w:rFonts w:ascii="Times New Roman" w:hAnsi="Times New Roman" w:cs="Times New Roman"/>
          <w:sz w:val="24"/>
          <w:szCs w:val="24"/>
        </w:rPr>
      </w:pPr>
    </w:p>
    <w:p w:rsidR="0036554D" w:rsidRPr="008F0D00" w:rsidRDefault="0036554D" w:rsidP="00CE5831">
      <w:pPr>
        <w:spacing w:beforeLines="100" w:afterLines="100"/>
        <w:rPr>
          <w:rFonts w:ascii="Times New Roman" w:hAnsi="Times New Roman" w:cs="Times New Roman"/>
          <w:sz w:val="24"/>
          <w:szCs w:val="24"/>
        </w:rPr>
      </w:pPr>
    </w:p>
    <w:p w:rsidR="008F0D00" w:rsidRPr="008F0D00" w:rsidRDefault="008F0D00" w:rsidP="00CE5831">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CE5831">
      <w:pPr>
        <w:pStyle w:val="Centered"/>
        <w:spacing w:beforeLines="100" w:afterLines="100"/>
        <w:rPr>
          <w:szCs w:val="24"/>
        </w:rPr>
      </w:pPr>
    </w:p>
    <w:p w:rsidR="0036554D" w:rsidRDefault="0036554D" w:rsidP="00CE5831">
      <w:pPr>
        <w:pStyle w:val="Centered"/>
        <w:spacing w:beforeLines="100" w:afterLines="100"/>
        <w:rPr>
          <w:szCs w:val="24"/>
        </w:rPr>
      </w:pPr>
    </w:p>
    <w:p w:rsidR="0036554D" w:rsidRDefault="0036554D" w:rsidP="00CE5831">
      <w:pPr>
        <w:pStyle w:val="Centered"/>
        <w:spacing w:beforeLines="100" w:afterLines="100"/>
        <w:rPr>
          <w:szCs w:val="24"/>
        </w:rPr>
      </w:pPr>
    </w:p>
    <w:p w:rsidR="0036554D" w:rsidRDefault="0036554D" w:rsidP="00CE5831">
      <w:pPr>
        <w:pStyle w:val="Centered"/>
        <w:spacing w:beforeLines="100" w:afterLines="100"/>
        <w:rPr>
          <w:szCs w:val="24"/>
        </w:rPr>
      </w:pPr>
    </w:p>
    <w:p w:rsidR="0036554D" w:rsidRDefault="0036554D" w:rsidP="00CE5831">
      <w:pPr>
        <w:pStyle w:val="Centered"/>
        <w:spacing w:beforeLines="100" w:afterLines="100"/>
        <w:rPr>
          <w:szCs w:val="24"/>
        </w:rPr>
      </w:pPr>
    </w:p>
    <w:p w:rsidR="0036554D" w:rsidRDefault="0036554D" w:rsidP="00CE5831">
      <w:pPr>
        <w:pStyle w:val="Centered"/>
        <w:spacing w:beforeLines="100" w:afterLines="100"/>
        <w:rPr>
          <w:szCs w:val="24"/>
        </w:rPr>
      </w:pPr>
    </w:p>
    <w:p w:rsidR="0036554D" w:rsidRDefault="0036554D" w:rsidP="00CE5831">
      <w:pPr>
        <w:pStyle w:val="Centered"/>
        <w:spacing w:beforeLines="100" w:afterLines="100"/>
        <w:rPr>
          <w:szCs w:val="24"/>
        </w:rPr>
      </w:pPr>
    </w:p>
    <w:p w:rsidR="0036554D" w:rsidRPr="008F0D00" w:rsidRDefault="0036554D" w:rsidP="00CE5831">
      <w:pPr>
        <w:pStyle w:val="Centered"/>
        <w:spacing w:beforeLines="100" w:afterLines="100"/>
        <w:rPr>
          <w:szCs w:val="24"/>
        </w:rPr>
      </w:pPr>
    </w:p>
    <w:p w:rsidR="008F0D00" w:rsidRPr="008F0D00" w:rsidRDefault="008F0D00" w:rsidP="00CE5831">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CE5831">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CE5831">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CE5831">
      <w:pPr>
        <w:spacing w:beforeLines="100" w:afterLines="100"/>
        <w:ind w:firstLine="0"/>
        <w:rPr>
          <w:rFonts w:ascii="Times New Roman" w:hAnsi="Times New Roman" w:cs="Times New Roman"/>
          <w:sz w:val="24"/>
          <w:szCs w:val="24"/>
        </w:rPr>
      </w:pPr>
    </w:p>
    <w:p w:rsidR="008F0D00" w:rsidRPr="008F0D00" w:rsidRDefault="008F0D00" w:rsidP="00CE5831">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CE5831">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CE5831">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CE5831">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CE5831">
      <w:pPr>
        <w:spacing w:beforeLines="100" w:afterLines="100"/>
        <w:ind w:firstLine="0"/>
        <w:rPr>
          <w:rFonts w:ascii="Times New Roman" w:hAnsi="Times New Roman" w:cs="Times New Roman"/>
          <w:sz w:val="24"/>
          <w:szCs w:val="24"/>
        </w:rPr>
      </w:pPr>
    </w:p>
    <w:p w:rsidR="00AF68CD" w:rsidRDefault="00AF68CD" w:rsidP="00CE5831">
      <w:pPr>
        <w:spacing w:beforeLines="100" w:afterLines="100"/>
        <w:ind w:firstLine="0"/>
        <w:rPr>
          <w:rFonts w:ascii="Times New Roman" w:hAnsi="Times New Roman" w:cs="Times New Roman"/>
          <w:sz w:val="24"/>
          <w:szCs w:val="24"/>
        </w:rPr>
      </w:pPr>
    </w:p>
    <w:p w:rsidR="008F0D00" w:rsidRPr="008F0D00" w:rsidRDefault="008F0D00" w:rsidP="00CE5831">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CE5831">
      <w:pPr>
        <w:spacing w:beforeLines="100" w:afterLines="100"/>
        <w:rPr>
          <w:rFonts w:ascii="Times New Roman" w:hAnsi="Times New Roman" w:cs="Times New Roman"/>
          <w:b/>
          <w:sz w:val="24"/>
          <w:szCs w:val="24"/>
        </w:rPr>
      </w:pPr>
    </w:p>
    <w:p w:rsidR="008F0D00" w:rsidRPr="008F0D00" w:rsidRDefault="008F0D00" w:rsidP="00CE583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CE5831">
      <w:pPr>
        <w:spacing w:beforeLines="100" w:afterLines="100"/>
        <w:rPr>
          <w:rFonts w:ascii="Times New Roman" w:hAnsi="Times New Roman" w:cs="Times New Roman"/>
          <w:sz w:val="24"/>
          <w:szCs w:val="24"/>
        </w:rPr>
      </w:pPr>
    </w:p>
    <w:p w:rsidR="008F0D00" w:rsidRPr="008F0D00" w:rsidRDefault="008F0D00" w:rsidP="00CE5831">
      <w:pPr>
        <w:spacing w:beforeLines="100" w:afterLines="100"/>
        <w:rPr>
          <w:rFonts w:ascii="Times New Roman" w:hAnsi="Times New Roman" w:cs="Times New Roman"/>
          <w:sz w:val="24"/>
          <w:szCs w:val="24"/>
        </w:rPr>
      </w:pPr>
    </w:p>
    <w:p w:rsidR="008F0D00" w:rsidRPr="008F0D00" w:rsidRDefault="008F0D00" w:rsidP="00CE5831">
      <w:pPr>
        <w:spacing w:beforeLines="100" w:afterLines="100"/>
        <w:rPr>
          <w:rFonts w:ascii="Times New Roman" w:hAnsi="Times New Roman" w:cs="Times New Roman"/>
          <w:sz w:val="24"/>
          <w:szCs w:val="24"/>
        </w:rPr>
      </w:pPr>
    </w:p>
    <w:p w:rsidR="008F0D00" w:rsidRPr="008F0D00" w:rsidRDefault="008F0D00" w:rsidP="00CE5831">
      <w:pPr>
        <w:spacing w:beforeLines="100" w:afterLines="100"/>
        <w:rPr>
          <w:rFonts w:ascii="Times New Roman" w:hAnsi="Times New Roman" w:cs="Times New Roman"/>
          <w:sz w:val="24"/>
          <w:szCs w:val="24"/>
        </w:rPr>
      </w:pPr>
    </w:p>
    <w:p w:rsidR="008F0D00" w:rsidRPr="008F0D00" w:rsidRDefault="008F0D00" w:rsidP="00CE5831">
      <w:pPr>
        <w:spacing w:beforeLines="100" w:afterLines="100"/>
        <w:rPr>
          <w:rFonts w:ascii="Times New Roman" w:hAnsi="Times New Roman" w:cs="Times New Roman"/>
          <w:sz w:val="24"/>
          <w:szCs w:val="24"/>
        </w:rPr>
      </w:pPr>
    </w:p>
    <w:p w:rsidR="008F0D00" w:rsidRPr="008F0D00" w:rsidRDefault="008F0D00" w:rsidP="00CE5831">
      <w:pPr>
        <w:spacing w:beforeLines="100" w:afterLines="100"/>
        <w:rPr>
          <w:rFonts w:ascii="Times New Roman" w:hAnsi="Times New Roman" w:cs="Times New Roman"/>
          <w:sz w:val="24"/>
          <w:szCs w:val="24"/>
        </w:rPr>
      </w:pPr>
    </w:p>
    <w:p w:rsidR="008F0D00" w:rsidRPr="008F0D00" w:rsidRDefault="008F0D00" w:rsidP="00CE5831">
      <w:pPr>
        <w:spacing w:beforeLines="100" w:afterLines="100"/>
        <w:rPr>
          <w:rFonts w:ascii="Times New Roman" w:hAnsi="Times New Roman" w:cs="Times New Roman"/>
          <w:sz w:val="24"/>
          <w:szCs w:val="24"/>
        </w:rPr>
      </w:pPr>
    </w:p>
    <w:p w:rsidR="008F0D00" w:rsidRPr="008F0D00" w:rsidRDefault="006E7B91" w:rsidP="00CE5831">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CE5831">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CE583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CE5831">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CE5831">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w:t>
      </w:r>
      <w:del w:id="2" w:author="canleloglu" w:date="2013-01-12T14:04:00Z">
        <w:r w:rsidRPr="0099295B" w:rsidDel="00CE5831">
          <w:rPr>
            <w:rFonts w:ascii="Times New Roman" w:hAnsi="Times New Roman" w:cs="Times New Roman"/>
            <w:sz w:val="24"/>
            <w:szCs w:val="24"/>
          </w:rPr>
          <w:delText xml:space="preserve">is </w:delText>
        </w:r>
      </w:del>
      <w:ins w:id="3" w:author="canleloglu" w:date="2013-01-12T14:03:00Z">
        <w:r w:rsidR="00CE5831">
          <w:rPr>
            <w:rFonts w:ascii="Times New Roman" w:hAnsi="Times New Roman" w:cs="Times New Roman"/>
            <w:sz w:val="24"/>
            <w:szCs w:val="24"/>
          </w:rPr>
          <w:t>refered to</w:t>
        </w:r>
      </w:ins>
      <w:del w:id="4" w:author="canleloglu" w:date="2013-01-12T14:03:00Z">
        <w:r w:rsidRPr="0099295B" w:rsidDel="00CE5831">
          <w:rPr>
            <w:rFonts w:ascii="Times New Roman" w:hAnsi="Times New Roman" w:cs="Times New Roman"/>
            <w:sz w:val="24"/>
            <w:szCs w:val="24"/>
          </w:rPr>
          <w:delText xml:space="preserve">called and will be mentioned </w:delText>
        </w:r>
      </w:del>
      <w:r w:rsidRPr="0099295B">
        <w:rPr>
          <w:rFonts w:ascii="Times New Roman" w:hAnsi="Times New Roman" w:cs="Times New Roman"/>
          <w:sz w:val="24"/>
          <w:szCs w:val="24"/>
        </w:rPr>
        <w:t xml:space="preserve">as SSPayWMN. </w:t>
      </w:r>
      <w:del w:id="5" w:author="canleloglu" w:date="2013-01-12T14:04:00Z">
        <w:r w:rsidRPr="0099295B" w:rsidDel="00CE5831">
          <w:rPr>
            <w:rFonts w:ascii="Times New Roman" w:hAnsi="Times New Roman" w:cs="Times New Roman"/>
            <w:sz w:val="24"/>
            <w:szCs w:val="24"/>
          </w:rPr>
          <w:delText xml:space="preserve">The </w:delText>
        </w:r>
      </w:del>
      <w:ins w:id="6" w:author="canleloglu" w:date="2013-01-12T14:04:00Z">
        <w:r w:rsidR="00CE5831" w:rsidRPr="0099295B">
          <w:rPr>
            <w:rFonts w:ascii="Times New Roman" w:hAnsi="Times New Roman" w:cs="Times New Roman"/>
            <w:sz w:val="24"/>
            <w:szCs w:val="24"/>
          </w:rPr>
          <w:t>Th</w:t>
        </w:r>
        <w:r w:rsidR="00CE5831">
          <w:rPr>
            <w:rFonts w:ascii="Times New Roman" w:hAnsi="Times New Roman" w:cs="Times New Roman"/>
            <w:sz w:val="24"/>
            <w:szCs w:val="24"/>
          </w:rPr>
          <w:t xml:space="preserve">is </w:t>
        </w:r>
      </w:ins>
      <w:r w:rsidRPr="0099295B">
        <w:rPr>
          <w:rFonts w:ascii="Times New Roman" w:hAnsi="Times New Roman" w:cs="Times New Roman"/>
          <w:sz w:val="24"/>
          <w:szCs w:val="24"/>
        </w:rPr>
        <w:t xml:space="preserve">system </w:t>
      </w:r>
      <w:ins w:id="7" w:author="canleloglu" w:date="2013-01-12T14:05:00Z">
        <w:r w:rsidR="00CE5831">
          <w:rPr>
            <w:rFonts w:ascii="Times New Roman" w:hAnsi="Times New Roman" w:cs="Times New Roman"/>
            <w:sz w:val="24"/>
            <w:szCs w:val="24"/>
          </w:rPr>
          <w:t xml:space="preserve">is </w:t>
        </w:r>
      </w:ins>
      <w:del w:id="8" w:author="canleloglu" w:date="2013-01-12T14:04:00Z">
        <w:r w:rsidRPr="0099295B" w:rsidDel="00CE5831">
          <w:rPr>
            <w:rFonts w:ascii="Times New Roman" w:hAnsi="Times New Roman" w:cs="Times New Roman"/>
            <w:sz w:val="24"/>
            <w:szCs w:val="24"/>
          </w:rPr>
          <w:delText xml:space="preserve">will be </w:delText>
        </w:r>
      </w:del>
      <w:r w:rsidRPr="0099295B">
        <w:rPr>
          <w:rFonts w:ascii="Times New Roman" w:hAnsi="Times New Roman" w:cs="Times New Roman"/>
          <w:sz w:val="24"/>
          <w:szCs w:val="24"/>
        </w:rPr>
        <w:t>fair to both clients and to service providers. Since</w:t>
      </w:r>
      <w:ins w:id="9" w:author="canleloglu" w:date="2013-01-12T14:06:00Z">
        <w:r w:rsidR="00CE5831">
          <w:rPr>
            <w:rFonts w:ascii="Times New Roman" w:hAnsi="Times New Roman" w:cs="Times New Roman"/>
            <w:sz w:val="24"/>
            <w:szCs w:val="24"/>
          </w:rPr>
          <w:t xml:space="preserve"> network</w:t>
        </w:r>
      </w:ins>
      <w:r w:rsidRPr="0099295B">
        <w:rPr>
          <w:rFonts w:ascii="Times New Roman" w:hAnsi="Times New Roman" w:cs="Times New Roman"/>
          <w:sz w:val="24"/>
          <w:szCs w:val="24"/>
        </w:rPr>
        <w:t xml:space="preserve"> service providers intentionally or unintentionally </w:t>
      </w:r>
      <w:del w:id="10" w:author="canleloglu" w:date="2013-01-12T14:06:00Z">
        <w:r w:rsidRPr="0099295B" w:rsidDel="00CE5831">
          <w:rPr>
            <w:rFonts w:ascii="Times New Roman" w:hAnsi="Times New Roman" w:cs="Times New Roman"/>
            <w:sz w:val="24"/>
            <w:szCs w:val="24"/>
          </w:rPr>
          <w:delText xml:space="preserve">may </w:delText>
        </w:r>
      </w:del>
      <w:r w:rsidRPr="0099295B">
        <w:rPr>
          <w:rFonts w:ascii="Times New Roman" w:hAnsi="Times New Roman" w:cs="Times New Roman"/>
          <w:sz w:val="24"/>
          <w:szCs w:val="24"/>
        </w:rPr>
        <w:t xml:space="preserve">overcharge the clients, SSPayWMN offers cryptographic proofs for </w:t>
      </w:r>
      <w:ins w:id="11" w:author="canleloglu" w:date="2013-01-12T14:07:00Z">
        <w:r w:rsidR="00CE5831">
          <w:rPr>
            <w:rFonts w:ascii="Times New Roman" w:hAnsi="Times New Roman" w:cs="Times New Roman"/>
            <w:sz w:val="24"/>
            <w:szCs w:val="24"/>
          </w:rPr>
          <w:t xml:space="preserve">the </w:t>
        </w:r>
      </w:ins>
      <w:r w:rsidRPr="0099295B">
        <w:rPr>
          <w:rFonts w:ascii="Times New Roman" w:hAnsi="Times New Roman" w:cs="Times New Roman"/>
          <w:sz w:val="24"/>
          <w:szCs w:val="24"/>
        </w:rPr>
        <w:t xml:space="preserve">given Internet service. </w:t>
      </w:r>
    </w:p>
    <w:p w:rsidR="00536B6E" w:rsidRPr="008F0D00" w:rsidRDefault="004A5223" w:rsidP="00CE5831">
      <w:pPr>
        <w:spacing w:beforeLines="100" w:afterLines="100"/>
        <w:rPr>
          <w:rFonts w:ascii="Times New Roman" w:hAnsi="Times New Roman" w:cs="Times New Roman"/>
          <w:sz w:val="24"/>
          <w:szCs w:val="24"/>
        </w:rPr>
      </w:pPr>
      <w:ins w:id="12" w:author="canleloglu" w:date="2013-01-12T14:18:00Z">
        <w:r>
          <w:rPr>
            <w:rFonts w:ascii="Times New Roman" w:hAnsi="Times New Roman" w:cs="Times New Roman"/>
            <w:sz w:val="24"/>
            <w:szCs w:val="24"/>
          </w:rPr>
          <w:t xml:space="preserve">Micro payment systems generally put patial trust </w:t>
        </w:r>
      </w:ins>
      <w:del w:id="13" w:author="canleloglu" w:date="2013-01-12T14:19:00Z">
        <w:r w:rsidR="00536B6E" w:rsidRPr="008F0D00" w:rsidDel="004A5223">
          <w:rPr>
            <w:rFonts w:ascii="Times New Roman" w:hAnsi="Times New Roman" w:cs="Times New Roman"/>
            <w:sz w:val="24"/>
            <w:szCs w:val="24"/>
          </w:rPr>
          <w:delText xml:space="preserve">Related works for broadband access </w:delText>
        </w:r>
        <w:r w:rsidR="00536B6E" w:rsidDel="004A5223">
          <w:rPr>
            <w:rFonts w:ascii="Times New Roman" w:hAnsi="Times New Roman" w:cs="Times New Roman"/>
            <w:sz w:val="24"/>
            <w:szCs w:val="24"/>
          </w:rPr>
          <w:delText xml:space="preserve">typically have full trust </w:delText>
        </w:r>
      </w:del>
      <w:ins w:id="14" w:author="canleloglu" w:date="2013-01-12T14:08:00Z">
        <w:r w:rsidR="00CE5831">
          <w:rPr>
            <w:rFonts w:ascii="Times New Roman" w:hAnsi="Times New Roman" w:cs="Times New Roman"/>
            <w:sz w:val="24"/>
            <w:szCs w:val="24"/>
          </w:rPr>
          <w:t xml:space="preserve">in </w:t>
        </w:r>
      </w:ins>
      <w:del w:id="15" w:author="canleloglu" w:date="2013-01-12T14:08:00Z">
        <w:r w:rsidR="00536B6E" w:rsidDel="00CE5831">
          <w:rPr>
            <w:rFonts w:ascii="Times New Roman" w:hAnsi="Times New Roman" w:cs="Times New Roman"/>
            <w:sz w:val="24"/>
            <w:szCs w:val="24"/>
          </w:rPr>
          <w:delText xml:space="preserve">to </w:delText>
        </w:r>
      </w:del>
      <w:r w:rsidR="00536B6E">
        <w:rPr>
          <w:rFonts w:ascii="Times New Roman" w:hAnsi="Times New Roman" w:cs="Times New Roman"/>
          <w:sz w:val="24"/>
          <w:szCs w:val="24"/>
        </w:rPr>
        <w:t>operators</w:t>
      </w:r>
      <w:r w:rsidR="00536B6E" w:rsidRPr="008F0D00">
        <w:rPr>
          <w:rFonts w:ascii="Times New Roman" w:hAnsi="Times New Roman" w:cs="Times New Roman"/>
          <w:sz w:val="24"/>
          <w:szCs w:val="24"/>
        </w:rPr>
        <w:t>;</w:t>
      </w:r>
      <w:r w:rsidR="00536B6E">
        <w:rPr>
          <w:rFonts w:ascii="Times New Roman" w:hAnsi="Times New Roman" w:cs="Times New Roman"/>
          <w:sz w:val="24"/>
          <w:szCs w:val="24"/>
        </w:rPr>
        <w:t xml:space="preserve"> however</w:t>
      </w:r>
      <w:r w:rsidR="00536B6E" w:rsidRPr="008F0D00">
        <w:rPr>
          <w:rFonts w:ascii="Times New Roman" w:hAnsi="Times New Roman" w:cs="Times New Roman"/>
          <w:sz w:val="24"/>
          <w:szCs w:val="24"/>
        </w:rPr>
        <w:t xml:space="preserve"> in real life</w:t>
      </w:r>
      <w:ins w:id="16" w:author="canleloglu" w:date="2013-01-12T14:19:00Z">
        <w:r>
          <w:rPr>
            <w:rFonts w:ascii="Times New Roman" w:hAnsi="Times New Roman" w:cs="Times New Roman"/>
            <w:sz w:val="24"/>
            <w:szCs w:val="24"/>
          </w:rPr>
          <w:t>,</w:t>
        </w:r>
      </w:ins>
      <w:r w:rsidR="00536B6E" w:rsidRPr="008F0D00">
        <w:rPr>
          <w:rFonts w:ascii="Times New Roman" w:hAnsi="Times New Roman" w:cs="Times New Roman"/>
          <w:sz w:val="24"/>
          <w:szCs w:val="24"/>
        </w:rPr>
        <w:t xml:space="preserve"> operators may unintentionally overcharge their</w:t>
      </w:r>
      <w:del w:id="17" w:author="canleloglu" w:date="2013-01-12T14:19:00Z">
        <w:r w:rsidR="00536B6E" w:rsidRPr="008F0D00" w:rsidDel="004A5223">
          <w:rPr>
            <w:rFonts w:ascii="Times New Roman" w:hAnsi="Times New Roman" w:cs="Times New Roman"/>
            <w:sz w:val="24"/>
            <w:szCs w:val="24"/>
          </w:rPr>
          <w:delText xml:space="preserve"> </w:delText>
        </w:r>
      </w:del>
      <w:ins w:id="18" w:author="canleloglu" w:date="2013-01-12T14:19:00Z">
        <w:r>
          <w:rPr>
            <w:rFonts w:ascii="Times New Roman" w:hAnsi="Times New Roman" w:cs="Times New Roman"/>
            <w:sz w:val="24"/>
            <w:szCs w:val="24"/>
          </w:rPr>
          <w:t xml:space="preserve">clients </w:t>
        </w:r>
      </w:ins>
      <w:del w:id="19" w:author="canleloglu" w:date="2013-01-12T14:19:00Z">
        <w:r w:rsidR="00536B6E" w:rsidRPr="008F0D00" w:rsidDel="004A5223">
          <w:rPr>
            <w:rFonts w:ascii="Times New Roman" w:hAnsi="Times New Roman" w:cs="Times New Roman"/>
            <w:sz w:val="24"/>
            <w:szCs w:val="24"/>
          </w:rPr>
          <w:delText>users</w:delText>
        </w:r>
      </w:del>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operators. Even </w:t>
      </w:r>
      <w:r w:rsidR="00536B6E">
        <w:rPr>
          <w:rFonts w:ascii="Times New Roman" w:hAnsi="Times New Roman" w:cs="Times New Roman"/>
          <w:sz w:val="24"/>
          <w:szCs w:val="24"/>
        </w:rPr>
        <w:t>when the</w:t>
      </w:r>
      <w:r w:rsidR="00536B6E" w:rsidRPr="008F0D00">
        <w:rPr>
          <w:rFonts w:ascii="Times New Roman" w:hAnsi="Times New Roman" w:cs="Times New Roman"/>
          <w:sz w:val="24"/>
          <w:szCs w:val="24"/>
        </w:rPr>
        <w:t xml:space="preserve"> operator is right, it is very difficult to convince the customer since the operators generally do not have justifiable proofs </w:t>
      </w:r>
      <w:ins w:id="20" w:author="canleloglu" w:date="2013-01-12T14:20:00Z">
        <w:r>
          <w:rPr>
            <w:rFonts w:ascii="Times New Roman" w:hAnsi="Times New Roman" w:cs="Times New Roman"/>
            <w:sz w:val="24"/>
            <w:szCs w:val="24"/>
          </w:rPr>
          <w:t>that</w:t>
        </w:r>
      </w:ins>
      <w:ins w:id="21" w:author="canleloglu" w:date="2013-01-12T14:10:00Z">
        <w:r w:rsidR="00CE5831">
          <w:rPr>
            <w:rFonts w:ascii="Times New Roman" w:hAnsi="Times New Roman" w:cs="Times New Roman"/>
            <w:sz w:val="24"/>
            <w:szCs w:val="24"/>
          </w:rPr>
          <w:t xml:space="preserve"> can easily </w:t>
        </w:r>
      </w:ins>
      <w:del w:id="22" w:author="canleloglu" w:date="2013-01-12T14:10:00Z">
        <w:r w:rsidR="00536B6E" w:rsidRPr="008F0D00" w:rsidDel="00CE5831">
          <w:rPr>
            <w:rFonts w:ascii="Times New Roman" w:hAnsi="Times New Roman" w:cs="Times New Roman"/>
            <w:sz w:val="24"/>
            <w:szCs w:val="24"/>
          </w:rPr>
          <w:delText xml:space="preserve">that cannot </w:delText>
        </w:r>
      </w:del>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536B6E"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ins w:id="23" w:author="canleloglu" w:date="2013-01-12T14:10:00Z">
        <w:r w:rsidR="00CE5831">
          <w:rPr>
            <w:rFonts w:ascii="Times New Roman" w:hAnsi="Times New Roman" w:cs="Times New Roman"/>
            <w:sz w:val="24"/>
            <w:szCs w:val="24"/>
          </w:rPr>
          <w:t xml:space="preserve">provide </w:t>
        </w:r>
      </w:ins>
      <w:del w:id="24" w:author="canleloglu" w:date="2013-01-12T14:10:00Z">
        <w:r w:rsidDel="00CE5831">
          <w:rPr>
            <w:rFonts w:ascii="Times New Roman" w:hAnsi="Times New Roman" w:cs="Times New Roman"/>
            <w:sz w:val="24"/>
            <w:szCs w:val="24"/>
          </w:rPr>
          <w:delText xml:space="preserve">providing </w:delText>
        </w:r>
      </w:del>
      <w:r w:rsidRPr="008F0D00">
        <w:rPr>
          <w:rFonts w:ascii="Times New Roman" w:hAnsi="Times New Roman" w:cs="Times New Roman"/>
          <w:sz w:val="24"/>
          <w:szCs w:val="24"/>
        </w:rPr>
        <w:t xml:space="preserve">a secure payment scheme, which is fair to both </w:t>
      </w:r>
      <w:del w:id="25" w:author="canleloglu" w:date="2013-01-12T14:11:00Z">
        <w:r w:rsidRPr="008F0D00" w:rsidDel="00CE5831">
          <w:rPr>
            <w:rFonts w:ascii="Times New Roman" w:hAnsi="Times New Roman" w:cs="Times New Roman"/>
            <w:sz w:val="24"/>
            <w:szCs w:val="24"/>
          </w:rPr>
          <w:delText xml:space="preserve">the </w:delText>
        </w:r>
      </w:del>
      <w:r w:rsidRPr="008F0D00">
        <w:rPr>
          <w:rFonts w:ascii="Times New Roman" w:hAnsi="Times New Roman" w:cs="Times New Roman"/>
          <w:sz w:val="24"/>
          <w:szCs w:val="24"/>
        </w:rPr>
        <w:t xml:space="preserve">operator and </w:t>
      </w:r>
      <w:del w:id="26" w:author="canleloglu" w:date="2013-01-12T14:11:00Z">
        <w:r w:rsidDel="00CE5831">
          <w:rPr>
            <w:rFonts w:ascii="Times New Roman" w:hAnsi="Times New Roman" w:cs="Times New Roman"/>
            <w:sz w:val="24"/>
            <w:szCs w:val="24"/>
          </w:rPr>
          <w:delText xml:space="preserve">the </w:delText>
        </w:r>
      </w:del>
      <w:r>
        <w:rPr>
          <w:rFonts w:ascii="Times New Roman" w:hAnsi="Times New Roman" w:cs="Times New Roman"/>
          <w:sz w:val="24"/>
          <w:szCs w:val="24"/>
        </w:rPr>
        <w:t>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rsidR="0099295B" w:rsidRDefault="00FA4325"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t>
      </w:r>
      <w:ins w:id="27" w:author="canleloglu" w:date="2013-01-12T14:12:00Z">
        <w:r w:rsidR="00CE5831">
          <w:rPr>
            <w:rFonts w:ascii="Times New Roman" w:hAnsi="Times New Roman" w:cs="Times New Roman"/>
            <w:sz w:val="24"/>
            <w:szCs w:val="24"/>
          </w:rPr>
          <w:t xml:space="preserve">where it is unable for </w:t>
        </w:r>
      </w:ins>
      <w:del w:id="28" w:author="canleloglu" w:date="2013-01-12T14:12:00Z">
        <w:r w:rsidDel="00CE5831">
          <w:rPr>
            <w:rFonts w:ascii="Times New Roman" w:hAnsi="Times New Roman" w:cs="Times New Roman"/>
            <w:sz w:val="24"/>
            <w:szCs w:val="24"/>
          </w:rPr>
          <w:delText xml:space="preserve">which unable </w:delText>
        </w:r>
      </w:del>
      <w:r>
        <w:rPr>
          <w:rFonts w:ascii="Times New Roman" w:hAnsi="Times New Roman" w:cs="Times New Roman"/>
          <w:sz w:val="24"/>
          <w:szCs w:val="24"/>
        </w:rPr>
        <w:t xml:space="preserve">an adversary to trace </w:t>
      </w:r>
      <w:ins w:id="29" w:author="canleloglu" w:date="2013-01-12T14:12:00Z">
        <w:r w:rsidR="00CE5831">
          <w:rPr>
            <w:rFonts w:ascii="Times New Roman" w:hAnsi="Times New Roman" w:cs="Times New Roman"/>
            <w:sz w:val="24"/>
            <w:szCs w:val="24"/>
          </w:rPr>
          <w:t>the</w:t>
        </w:r>
      </w:ins>
      <w:ins w:id="30" w:author="canleloglu" w:date="2013-01-12T14:13:00Z">
        <w:r w:rsidR="004A5223">
          <w:rPr>
            <w:rFonts w:ascii="Times New Roman" w:hAnsi="Times New Roman" w:cs="Times New Roman"/>
            <w:sz w:val="24"/>
            <w:szCs w:val="24"/>
          </w:rPr>
          <w:t xml:space="preserve"> </w:t>
        </w:r>
      </w:ins>
      <w:r>
        <w:rPr>
          <w:rFonts w:ascii="Times New Roman" w:hAnsi="Times New Roman" w:cs="Times New Roman"/>
          <w:sz w:val="24"/>
          <w:szCs w:val="24"/>
        </w:rPr>
        <w:t xml:space="preserve">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xml:space="preserve">. The implementation of the system is </w:t>
      </w:r>
      <w:ins w:id="31" w:author="canleloglu" w:date="2013-01-12T14:14:00Z">
        <w:r w:rsidR="004A5223">
          <w:rPr>
            <w:rFonts w:ascii="Times New Roman" w:hAnsi="Times New Roman" w:cs="Times New Roman"/>
            <w:sz w:val="24"/>
            <w:szCs w:val="24"/>
          </w:rPr>
          <w:t xml:space="preserve">conducted </w:t>
        </w:r>
      </w:ins>
      <w:del w:id="32" w:author="canleloglu" w:date="2013-01-12T14:14:00Z">
        <w:r w:rsidR="0099295B" w:rsidRPr="0099295B" w:rsidDel="004A5223">
          <w:rPr>
            <w:rFonts w:ascii="Times New Roman" w:hAnsi="Times New Roman" w:cs="Times New Roman"/>
            <w:sz w:val="24"/>
            <w:szCs w:val="24"/>
          </w:rPr>
          <w:delText xml:space="preserve">made </w:delText>
        </w:r>
      </w:del>
      <w:r w:rsidR="0099295B" w:rsidRPr="0099295B">
        <w:rPr>
          <w:rFonts w:ascii="Times New Roman" w:hAnsi="Times New Roman" w:cs="Times New Roman"/>
          <w:sz w:val="24"/>
          <w:szCs w:val="24"/>
        </w:rPr>
        <w:t xml:space="preserve">on a network simulator and simulation results are presented. SSPayWMN has achieved remarkable results </w:t>
      </w:r>
      <w:r w:rsidR="0099295B" w:rsidRPr="0099295B">
        <w:rPr>
          <w:rFonts w:ascii="Times New Roman" w:hAnsi="Times New Roman" w:cs="Times New Roman"/>
          <w:sz w:val="24"/>
          <w:szCs w:val="24"/>
        </w:rPr>
        <w:lastRenderedPageBreak/>
        <w:t>in the simulations; system protocols reached steady state in every simulation, which ensures the stability of the system.</w:t>
      </w:r>
    </w:p>
    <w:p w:rsidR="008F0D00" w:rsidRPr="008F0D00" w:rsidRDefault="008F0D00" w:rsidP="00CE5831">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CE5831">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33" w:name="_Toc145391350"/>
      <w:bookmarkStart w:id="34" w:name="_Toc145665703"/>
      <w:r w:rsidRPr="008F0D00">
        <w:rPr>
          <w:lang w:val="tr-TR"/>
        </w:rPr>
        <w:t>Ö</w:t>
      </w:r>
      <w:bookmarkEnd w:id="33"/>
      <w:bookmarkEnd w:id="34"/>
      <w:r w:rsidRPr="008F0D00">
        <w:rPr>
          <w:lang w:val="tr-TR"/>
        </w:rPr>
        <w:t>zet</w:t>
      </w:r>
    </w:p>
    <w:p w:rsidR="00DA40B0" w:rsidRPr="00560103" w:rsidRDefault="00DA40B0" w:rsidP="00CE5831">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CE5831">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CE5831">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8F0D00" w:rsidRDefault="008F0D00" w:rsidP="00CE5831">
      <w:pPr>
        <w:spacing w:beforeLines="100" w:afterLines="100"/>
        <w:rPr>
          <w:rFonts w:ascii="Times New Roman" w:hAnsi="Times New Roman" w:cs="Times New Roman"/>
          <w:sz w:val="24"/>
          <w:szCs w:val="24"/>
          <w:lang w:val="tr-TR"/>
        </w:rPr>
      </w:pPr>
    </w:p>
    <w:p w:rsidR="008F0D00" w:rsidRPr="00560103" w:rsidRDefault="004861DD" w:rsidP="00CE5831">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35" w:name="_Toc345361548"/>
      <w:bookmarkStart w:id="36" w:name="_Toc345761743"/>
      <w:r>
        <w:rPr>
          <w:lang w:val="tr-TR"/>
        </w:rPr>
        <w:lastRenderedPageBreak/>
        <w:t>acknowledgements</w:t>
      </w:r>
      <w:bookmarkEnd w:id="35"/>
      <w:bookmarkEnd w:id="36"/>
    </w:p>
    <w:p w:rsidR="00E44806" w:rsidRDefault="00E44806"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ins w:id="37" w:author="canleloglu" w:date="2013-01-12T14:16:00Z">
        <w:r w:rsidR="004A5223">
          <w:rPr>
            <w:rFonts w:ascii="Times New Roman" w:hAnsi="Times New Roman" w:cs="Times New Roman"/>
            <w:sz w:val="24"/>
            <w:szCs w:val="24"/>
          </w:rPr>
          <w:t xml:space="preserve">the </w:t>
        </w:r>
      </w:ins>
      <w:r>
        <w:rPr>
          <w:rFonts w:ascii="Times New Roman" w:hAnsi="Times New Roman" w:cs="Times New Roman"/>
          <w:sz w:val="24"/>
          <w:szCs w:val="24"/>
        </w:rPr>
        <w:t>jury.</w:t>
      </w:r>
    </w:p>
    <w:p w:rsidR="00E44806" w:rsidRDefault="00E44806"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CE5831">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rPr>
      </w:sdtEndPr>
      <w:sdtContent>
        <w:p w:rsidR="00E81E14" w:rsidRDefault="005C50E2" w:rsidP="00605CC9">
          <w:pPr>
            <w:pStyle w:val="TOCHeading"/>
            <w:spacing w:before="240" w:after="240"/>
            <w:rPr>
              <w:noProof/>
            </w:rPr>
          </w:pPr>
          <w:r>
            <w:rPr>
              <w:rFonts w:ascii="Times New Roman" w:hAnsi="Times New Roman"/>
              <w:sz w:val="24"/>
              <w:szCs w:val="24"/>
            </w:rPr>
            <w:t>Contents</w:t>
          </w:r>
          <w:r w:rsidR="00B97DA2" w:rsidRPr="00B97DA2">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B97DA2" w:rsidRPr="00B97DA2">
            <w:rPr>
              <w:rFonts w:ascii="Times New Roman" w:hAnsi="Times New Roman"/>
              <w:caps/>
              <w:sz w:val="24"/>
              <w:szCs w:val="24"/>
            </w:rPr>
            <w:fldChar w:fldCharType="separate"/>
          </w:r>
        </w:p>
        <w:p w:rsidR="00E81E14" w:rsidRDefault="00B97DA2">
          <w:pPr>
            <w:pStyle w:val="TOC1"/>
            <w:tabs>
              <w:tab w:val="right" w:leader="dot" w:pos="9016"/>
            </w:tabs>
            <w:rPr>
              <w:rFonts w:eastAsiaTheme="minorEastAsia"/>
              <w:b w:val="0"/>
              <w:caps w:val="0"/>
              <w:noProof/>
              <w:lang w:val="tr-TR" w:eastAsia="tr-TR"/>
            </w:rPr>
          </w:pPr>
          <w:hyperlink w:anchor="_Toc345761743" w:history="1">
            <w:r w:rsidR="00E81E14" w:rsidRPr="002714BD">
              <w:rPr>
                <w:rStyle w:val="Hyperlink"/>
                <w:noProof/>
                <w:lang w:val="tr-TR" w:bidi="en-US"/>
              </w:rPr>
              <w:t>acknowledgements</w:t>
            </w:r>
            <w:r w:rsidR="00E81E14">
              <w:rPr>
                <w:noProof/>
                <w:webHidden/>
              </w:rPr>
              <w:tab/>
            </w:r>
            <w:r>
              <w:rPr>
                <w:noProof/>
                <w:webHidden/>
              </w:rPr>
              <w:fldChar w:fldCharType="begin"/>
            </w:r>
            <w:r w:rsidR="00E81E14">
              <w:rPr>
                <w:noProof/>
                <w:webHidden/>
              </w:rPr>
              <w:instrText xml:space="preserve"> PAGEREF _Toc345761743 \h </w:instrText>
            </w:r>
            <w:r>
              <w:rPr>
                <w:noProof/>
                <w:webHidden/>
              </w:rPr>
            </w:r>
            <w:r>
              <w:rPr>
                <w:noProof/>
                <w:webHidden/>
              </w:rPr>
              <w:fldChar w:fldCharType="separate"/>
            </w:r>
            <w:r w:rsidR="00FB082E">
              <w:rPr>
                <w:noProof/>
                <w:webHidden/>
              </w:rPr>
              <w:t>vii</w:t>
            </w:r>
            <w:r>
              <w:rPr>
                <w:noProof/>
                <w:webHidden/>
              </w:rPr>
              <w:fldChar w:fldCharType="end"/>
            </w:r>
          </w:hyperlink>
        </w:p>
        <w:p w:rsidR="00E81E14" w:rsidRDefault="00B97DA2">
          <w:pPr>
            <w:pStyle w:val="TOC1"/>
            <w:tabs>
              <w:tab w:val="right" w:leader="dot" w:pos="9016"/>
            </w:tabs>
            <w:rPr>
              <w:rFonts w:eastAsiaTheme="minorEastAsia"/>
              <w:b w:val="0"/>
              <w:caps w:val="0"/>
              <w:noProof/>
              <w:lang w:val="tr-TR" w:eastAsia="tr-TR"/>
            </w:rPr>
          </w:pPr>
          <w:hyperlink w:anchor="_Toc345761744" w:history="1">
            <w:r w:rsidR="00E81E14" w:rsidRPr="002714BD">
              <w:rPr>
                <w:rStyle w:val="Hyperlink"/>
                <w:noProof/>
                <w:lang w:bidi="en-US"/>
              </w:rPr>
              <w:t>list of figures</w:t>
            </w:r>
            <w:r w:rsidR="00E81E14">
              <w:rPr>
                <w:noProof/>
                <w:webHidden/>
              </w:rPr>
              <w:tab/>
            </w:r>
            <w:r>
              <w:rPr>
                <w:noProof/>
                <w:webHidden/>
              </w:rPr>
              <w:fldChar w:fldCharType="begin"/>
            </w:r>
            <w:r w:rsidR="00E81E14">
              <w:rPr>
                <w:noProof/>
                <w:webHidden/>
              </w:rPr>
              <w:instrText xml:space="preserve"> PAGEREF _Toc345761744 \h </w:instrText>
            </w:r>
            <w:r>
              <w:rPr>
                <w:noProof/>
                <w:webHidden/>
              </w:rPr>
            </w:r>
            <w:r>
              <w:rPr>
                <w:noProof/>
                <w:webHidden/>
              </w:rPr>
              <w:fldChar w:fldCharType="separate"/>
            </w:r>
            <w:r w:rsidR="00FB082E">
              <w:rPr>
                <w:noProof/>
                <w:webHidden/>
              </w:rPr>
              <w:t>xi</w:t>
            </w:r>
            <w:r>
              <w:rPr>
                <w:noProof/>
                <w:webHidden/>
              </w:rPr>
              <w:fldChar w:fldCharType="end"/>
            </w:r>
          </w:hyperlink>
        </w:p>
        <w:p w:rsidR="00E81E14" w:rsidRDefault="00B97DA2">
          <w:pPr>
            <w:pStyle w:val="TOC1"/>
            <w:tabs>
              <w:tab w:val="right" w:leader="dot" w:pos="9016"/>
            </w:tabs>
            <w:rPr>
              <w:rFonts w:eastAsiaTheme="minorEastAsia"/>
              <w:b w:val="0"/>
              <w:caps w:val="0"/>
              <w:noProof/>
              <w:lang w:val="tr-TR" w:eastAsia="tr-TR"/>
            </w:rPr>
          </w:pPr>
          <w:hyperlink w:anchor="_Toc345761745" w:history="1">
            <w:r w:rsidR="00E81E14" w:rsidRPr="002714BD">
              <w:rPr>
                <w:rStyle w:val="Hyperlink"/>
                <w:noProof/>
                <w:lang w:bidi="en-US"/>
              </w:rPr>
              <w:t>list of tables</w:t>
            </w:r>
            <w:r w:rsidR="00E81E14">
              <w:rPr>
                <w:noProof/>
                <w:webHidden/>
              </w:rPr>
              <w:tab/>
            </w:r>
            <w:r>
              <w:rPr>
                <w:noProof/>
                <w:webHidden/>
              </w:rPr>
              <w:fldChar w:fldCharType="begin"/>
            </w:r>
            <w:r w:rsidR="00E81E14">
              <w:rPr>
                <w:noProof/>
                <w:webHidden/>
              </w:rPr>
              <w:instrText xml:space="preserve"> PAGEREF _Toc345761745 \h </w:instrText>
            </w:r>
            <w:r>
              <w:rPr>
                <w:noProof/>
                <w:webHidden/>
              </w:rPr>
            </w:r>
            <w:r>
              <w:rPr>
                <w:noProof/>
                <w:webHidden/>
              </w:rPr>
              <w:fldChar w:fldCharType="separate"/>
            </w:r>
            <w:r w:rsidR="00FB082E">
              <w:rPr>
                <w:noProof/>
                <w:webHidden/>
              </w:rPr>
              <w:t>xiii</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46" w:history="1">
            <w:r w:rsidR="00E81E14" w:rsidRPr="002714BD">
              <w:rPr>
                <w:rStyle w:val="Hyperlink"/>
                <w:noProof/>
                <w:lang w:bidi="en-US"/>
              </w:rPr>
              <w:t>1.</w:t>
            </w:r>
            <w:r w:rsidR="00E81E14">
              <w:rPr>
                <w:rFonts w:eastAsiaTheme="minorEastAsia"/>
                <w:b w:val="0"/>
                <w:caps w:val="0"/>
                <w:noProof/>
                <w:lang w:val="tr-TR" w:eastAsia="tr-TR"/>
              </w:rPr>
              <w:tab/>
            </w:r>
            <w:r w:rsidR="00E81E14" w:rsidRPr="002714BD">
              <w:rPr>
                <w:rStyle w:val="Hyperlink"/>
                <w:noProof/>
                <w:lang w:bidi="en-US"/>
              </w:rPr>
              <w:t>INTRODUCTION</w:t>
            </w:r>
            <w:r w:rsidR="00E81E14">
              <w:rPr>
                <w:noProof/>
                <w:webHidden/>
              </w:rPr>
              <w:tab/>
            </w:r>
            <w:r>
              <w:rPr>
                <w:noProof/>
                <w:webHidden/>
              </w:rPr>
              <w:fldChar w:fldCharType="begin"/>
            </w:r>
            <w:r w:rsidR="00E81E14">
              <w:rPr>
                <w:noProof/>
                <w:webHidden/>
              </w:rPr>
              <w:instrText xml:space="preserve"> PAGEREF _Toc345761746 \h </w:instrText>
            </w:r>
            <w:r>
              <w:rPr>
                <w:noProof/>
                <w:webHidden/>
              </w:rPr>
            </w:r>
            <w:r>
              <w:rPr>
                <w:noProof/>
                <w:webHidden/>
              </w:rPr>
              <w:fldChar w:fldCharType="separate"/>
            </w:r>
            <w:r w:rsidR="00FB082E">
              <w:rPr>
                <w:noProof/>
                <w:webHidden/>
              </w:rPr>
              <w:t>1</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47" w:history="1">
            <w:r w:rsidR="00E81E14" w:rsidRPr="002714BD">
              <w:rPr>
                <w:rStyle w:val="Hyperlink"/>
                <w:noProof/>
              </w:rPr>
              <w:t>1.1</w:t>
            </w:r>
            <w:r w:rsidR="00E81E14">
              <w:rPr>
                <w:rFonts w:eastAsiaTheme="minorEastAsia"/>
                <w:smallCaps w:val="0"/>
                <w:noProof/>
                <w:lang w:val="tr-TR" w:eastAsia="tr-TR"/>
              </w:rPr>
              <w:tab/>
            </w:r>
            <w:r w:rsidR="00E81E14" w:rsidRPr="002714BD">
              <w:rPr>
                <w:rStyle w:val="Hyperlink"/>
                <w:noProof/>
              </w:rPr>
              <w:t>Contribution of the Thesis</w:t>
            </w:r>
            <w:r w:rsidR="00E81E14">
              <w:rPr>
                <w:noProof/>
                <w:webHidden/>
              </w:rPr>
              <w:tab/>
            </w:r>
            <w:r>
              <w:rPr>
                <w:noProof/>
                <w:webHidden/>
              </w:rPr>
              <w:fldChar w:fldCharType="begin"/>
            </w:r>
            <w:r w:rsidR="00E81E14">
              <w:rPr>
                <w:noProof/>
                <w:webHidden/>
              </w:rPr>
              <w:instrText xml:space="preserve"> PAGEREF _Toc345761747 \h </w:instrText>
            </w:r>
            <w:r>
              <w:rPr>
                <w:noProof/>
                <w:webHidden/>
              </w:rPr>
            </w:r>
            <w:r>
              <w:rPr>
                <w:noProof/>
                <w:webHidden/>
              </w:rPr>
              <w:fldChar w:fldCharType="separate"/>
            </w:r>
            <w:r w:rsidR="00FB082E">
              <w:rPr>
                <w:noProof/>
                <w:webHidden/>
              </w:rPr>
              <w:t>1</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48" w:history="1">
            <w:r w:rsidR="00E81E14" w:rsidRPr="002714BD">
              <w:rPr>
                <w:rStyle w:val="Hyperlink"/>
                <w:noProof/>
              </w:rPr>
              <w:t>1.2</w:t>
            </w:r>
            <w:r w:rsidR="00E81E14">
              <w:rPr>
                <w:rFonts w:eastAsiaTheme="minorEastAsia"/>
                <w:smallCaps w:val="0"/>
                <w:noProof/>
                <w:lang w:val="tr-TR" w:eastAsia="tr-TR"/>
              </w:rPr>
              <w:tab/>
            </w:r>
            <w:r w:rsidR="00E81E14" w:rsidRPr="002714BD">
              <w:rPr>
                <w:rStyle w:val="Hyperlink"/>
                <w:noProof/>
              </w:rPr>
              <w:t>Organization of the Thesis</w:t>
            </w:r>
            <w:r w:rsidR="00E81E14">
              <w:rPr>
                <w:noProof/>
                <w:webHidden/>
              </w:rPr>
              <w:tab/>
            </w:r>
            <w:r>
              <w:rPr>
                <w:noProof/>
                <w:webHidden/>
              </w:rPr>
              <w:fldChar w:fldCharType="begin"/>
            </w:r>
            <w:r w:rsidR="00E81E14">
              <w:rPr>
                <w:noProof/>
                <w:webHidden/>
              </w:rPr>
              <w:instrText xml:space="preserve"> PAGEREF _Toc345761748 \h </w:instrText>
            </w:r>
            <w:r>
              <w:rPr>
                <w:noProof/>
                <w:webHidden/>
              </w:rPr>
            </w:r>
            <w:r>
              <w:rPr>
                <w:noProof/>
                <w:webHidden/>
              </w:rPr>
              <w:fldChar w:fldCharType="separate"/>
            </w:r>
            <w:r w:rsidR="00FB082E">
              <w:rPr>
                <w:noProof/>
                <w:webHidden/>
              </w:rPr>
              <w:t>3</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49" w:history="1">
            <w:r w:rsidR="00E81E14" w:rsidRPr="002714BD">
              <w:rPr>
                <w:rStyle w:val="Hyperlink"/>
                <w:noProof/>
                <w:lang w:bidi="en-US"/>
              </w:rPr>
              <w:t>2.</w:t>
            </w:r>
            <w:r w:rsidR="00E81E14">
              <w:rPr>
                <w:rFonts w:eastAsiaTheme="minorEastAsia"/>
                <w:b w:val="0"/>
                <w:caps w:val="0"/>
                <w:noProof/>
                <w:lang w:val="tr-TR" w:eastAsia="tr-TR"/>
              </w:rPr>
              <w:tab/>
            </w:r>
            <w:r w:rsidR="00E81E14" w:rsidRPr="002714BD">
              <w:rPr>
                <w:rStyle w:val="Hyperlink"/>
                <w:noProof/>
                <w:lang w:bidi="en-US"/>
              </w:rPr>
              <w:t>BACKGROUND ON WIRELESS MESH NETWORKS</w:t>
            </w:r>
            <w:r w:rsidR="00E81E14">
              <w:rPr>
                <w:noProof/>
                <w:webHidden/>
              </w:rPr>
              <w:tab/>
            </w:r>
            <w:r>
              <w:rPr>
                <w:noProof/>
                <w:webHidden/>
              </w:rPr>
              <w:fldChar w:fldCharType="begin"/>
            </w:r>
            <w:r w:rsidR="00E81E14">
              <w:rPr>
                <w:noProof/>
                <w:webHidden/>
              </w:rPr>
              <w:instrText xml:space="preserve"> PAGEREF _Toc345761749 \h </w:instrText>
            </w:r>
            <w:r>
              <w:rPr>
                <w:noProof/>
                <w:webHidden/>
              </w:rPr>
            </w:r>
            <w:r>
              <w:rPr>
                <w:noProof/>
                <w:webHidden/>
              </w:rPr>
              <w:fldChar w:fldCharType="separate"/>
            </w:r>
            <w:r w:rsidR="00FB082E">
              <w:rPr>
                <w:noProof/>
                <w:webHidden/>
              </w:rPr>
              <w:t>4</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50" w:history="1">
            <w:r w:rsidR="00E81E14" w:rsidRPr="002714BD">
              <w:rPr>
                <w:rStyle w:val="Hyperlink"/>
                <w:noProof/>
              </w:rPr>
              <w:t>2.1</w:t>
            </w:r>
            <w:r w:rsidR="00E81E14">
              <w:rPr>
                <w:rFonts w:eastAsiaTheme="minorEastAsia"/>
                <w:smallCaps w:val="0"/>
                <w:noProof/>
                <w:lang w:val="tr-TR" w:eastAsia="tr-TR"/>
              </w:rPr>
              <w:tab/>
            </w:r>
            <w:r w:rsidR="00E81E14" w:rsidRPr="002714BD">
              <w:rPr>
                <w:rStyle w:val="Hyperlink"/>
                <w:noProof/>
              </w:rPr>
              <w:t>Network Architecture</w:t>
            </w:r>
            <w:r w:rsidR="00E81E14">
              <w:rPr>
                <w:noProof/>
                <w:webHidden/>
              </w:rPr>
              <w:tab/>
            </w:r>
            <w:r>
              <w:rPr>
                <w:noProof/>
                <w:webHidden/>
              </w:rPr>
              <w:fldChar w:fldCharType="begin"/>
            </w:r>
            <w:r w:rsidR="00E81E14">
              <w:rPr>
                <w:noProof/>
                <w:webHidden/>
              </w:rPr>
              <w:instrText xml:space="preserve"> PAGEREF _Toc345761750 \h </w:instrText>
            </w:r>
            <w:r>
              <w:rPr>
                <w:noProof/>
                <w:webHidden/>
              </w:rPr>
            </w:r>
            <w:r>
              <w:rPr>
                <w:noProof/>
                <w:webHidden/>
              </w:rPr>
              <w:fldChar w:fldCharType="separate"/>
            </w:r>
            <w:r w:rsidR="00FB082E">
              <w:rPr>
                <w:noProof/>
                <w:webHidden/>
              </w:rPr>
              <w:t>4</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51" w:history="1">
            <w:r w:rsidR="00E81E14" w:rsidRPr="002714BD">
              <w:rPr>
                <w:rStyle w:val="Hyperlink"/>
                <w:noProof/>
              </w:rPr>
              <w:t>2.2</w:t>
            </w:r>
            <w:r w:rsidR="00E81E14">
              <w:rPr>
                <w:rFonts w:eastAsiaTheme="minorEastAsia"/>
                <w:smallCaps w:val="0"/>
                <w:noProof/>
                <w:lang w:val="tr-TR" w:eastAsia="tr-TR"/>
              </w:rPr>
              <w:tab/>
            </w:r>
            <w:r w:rsidR="00E81E14" w:rsidRPr="002714BD">
              <w:rPr>
                <w:rStyle w:val="Hyperlink"/>
                <w:noProof/>
              </w:rPr>
              <w:t>Characteristics of Wireless Mesh Networks</w:t>
            </w:r>
            <w:r w:rsidR="00E81E14">
              <w:rPr>
                <w:noProof/>
                <w:webHidden/>
              </w:rPr>
              <w:tab/>
            </w:r>
            <w:r>
              <w:rPr>
                <w:noProof/>
                <w:webHidden/>
              </w:rPr>
              <w:fldChar w:fldCharType="begin"/>
            </w:r>
            <w:r w:rsidR="00E81E14">
              <w:rPr>
                <w:noProof/>
                <w:webHidden/>
              </w:rPr>
              <w:instrText xml:space="preserve"> PAGEREF _Toc345761751 \h </w:instrText>
            </w:r>
            <w:r>
              <w:rPr>
                <w:noProof/>
                <w:webHidden/>
              </w:rPr>
            </w:r>
            <w:r>
              <w:rPr>
                <w:noProof/>
                <w:webHidden/>
              </w:rPr>
              <w:fldChar w:fldCharType="separate"/>
            </w:r>
            <w:r w:rsidR="00FB082E">
              <w:rPr>
                <w:noProof/>
                <w:webHidden/>
              </w:rPr>
              <w:t>6</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52" w:history="1">
            <w:r w:rsidR="00E81E14" w:rsidRPr="002714BD">
              <w:rPr>
                <w:rStyle w:val="Hyperlink"/>
                <w:noProof/>
                <w:lang w:bidi="en-US"/>
              </w:rPr>
              <w:t>3.</w:t>
            </w:r>
            <w:r w:rsidR="00E81E14">
              <w:rPr>
                <w:rFonts w:eastAsiaTheme="minorEastAsia"/>
                <w:b w:val="0"/>
                <w:caps w:val="0"/>
                <w:noProof/>
                <w:lang w:val="tr-TR" w:eastAsia="tr-TR"/>
              </w:rPr>
              <w:tab/>
            </w:r>
            <w:r w:rsidR="00E81E14" w:rsidRPr="002714BD">
              <w:rPr>
                <w:rStyle w:val="Hyperlink"/>
                <w:noProof/>
                <w:lang w:bidi="en-US"/>
              </w:rPr>
              <w:t>Background ON Cryptographic algorithms</w:t>
            </w:r>
            <w:r w:rsidR="00E81E14">
              <w:rPr>
                <w:noProof/>
                <w:webHidden/>
              </w:rPr>
              <w:tab/>
            </w:r>
            <w:r>
              <w:rPr>
                <w:noProof/>
                <w:webHidden/>
              </w:rPr>
              <w:fldChar w:fldCharType="begin"/>
            </w:r>
            <w:r w:rsidR="00E81E14">
              <w:rPr>
                <w:noProof/>
                <w:webHidden/>
              </w:rPr>
              <w:instrText xml:space="preserve"> PAGEREF _Toc345761752 \h </w:instrText>
            </w:r>
            <w:r>
              <w:rPr>
                <w:noProof/>
                <w:webHidden/>
              </w:rPr>
            </w:r>
            <w:r>
              <w:rPr>
                <w:noProof/>
                <w:webHidden/>
              </w:rPr>
              <w:fldChar w:fldCharType="separate"/>
            </w:r>
            <w:r w:rsidR="00FB082E">
              <w:rPr>
                <w:noProof/>
                <w:webHidden/>
              </w:rPr>
              <w:t>8</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53" w:history="1">
            <w:r w:rsidR="00E81E14" w:rsidRPr="002714BD">
              <w:rPr>
                <w:rStyle w:val="Hyperlink"/>
                <w:noProof/>
              </w:rPr>
              <w:t>3.1</w:t>
            </w:r>
            <w:r w:rsidR="00E81E14">
              <w:rPr>
                <w:rFonts w:eastAsiaTheme="minorEastAsia"/>
                <w:smallCaps w:val="0"/>
                <w:noProof/>
                <w:lang w:val="tr-TR" w:eastAsia="tr-TR"/>
              </w:rPr>
              <w:tab/>
            </w:r>
            <w:r w:rsidR="00E81E14" w:rsidRPr="002714BD">
              <w:rPr>
                <w:rStyle w:val="Hyperlink"/>
                <w:noProof/>
              </w:rPr>
              <w:t>Hash Functions</w:t>
            </w:r>
            <w:r w:rsidR="00E81E14">
              <w:rPr>
                <w:noProof/>
                <w:webHidden/>
              </w:rPr>
              <w:tab/>
            </w:r>
            <w:r>
              <w:rPr>
                <w:noProof/>
                <w:webHidden/>
              </w:rPr>
              <w:fldChar w:fldCharType="begin"/>
            </w:r>
            <w:r w:rsidR="00E81E14">
              <w:rPr>
                <w:noProof/>
                <w:webHidden/>
              </w:rPr>
              <w:instrText xml:space="preserve"> PAGEREF _Toc345761753 \h </w:instrText>
            </w:r>
            <w:r>
              <w:rPr>
                <w:noProof/>
                <w:webHidden/>
              </w:rPr>
            </w:r>
            <w:r>
              <w:rPr>
                <w:noProof/>
                <w:webHidden/>
              </w:rPr>
              <w:fldChar w:fldCharType="separate"/>
            </w:r>
            <w:r w:rsidR="00FB082E">
              <w:rPr>
                <w:noProof/>
                <w:webHidden/>
              </w:rPr>
              <w:t>8</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54" w:history="1">
            <w:r w:rsidR="00E81E14" w:rsidRPr="002714BD">
              <w:rPr>
                <w:rStyle w:val="Hyperlink"/>
                <w:noProof/>
              </w:rPr>
              <w:t>3.2</w:t>
            </w:r>
            <w:r w:rsidR="00E81E14">
              <w:rPr>
                <w:rFonts w:eastAsiaTheme="minorEastAsia"/>
                <w:smallCaps w:val="0"/>
                <w:noProof/>
                <w:lang w:val="tr-TR" w:eastAsia="tr-TR"/>
              </w:rPr>
              <w:tab/>
            </w:r>
            <w:r w:rsidR="00E81E14" w:rsidRPr="002714BD">
              <w:rPr>
                <w:rStyle w:val="Hyperlink"/>
                <w:noProof/>
              </w:rPr>
              <w:t>Hash Chains</w:t>
            </w:r>
            <w:r w:rsidR="00E81E14">
              <w:rPr>
                <w:noProof/>
                <w:webHidden/>
              </w:rPr>
              <w:tab/>
            </w:r>
            <w:r>
              <w:rPr>
                <w:noProof/>
                <w:webHidden/>
              </w:rPr>
              <w:fldChar w:fldCharType="begin"/>
            </w:r>
            <w:r w:rsidR="00E81E14">
              <w:rPr>
                <w:noProof/>
                <w:webHidden/>
              </w:rPr>
              <w:instrText xml:space="preserve"> PAGEREF _Toc345761754 \h </w:instrText>
            </w:r>
            <w:r>
              <w:rPr>
                <w:noProof/>
                <w:webHidden/>
              </w:rPr>
            </w:r>
            <w:r>
              <w:rPr>
                <w:noProof/>
                <w:webHidden/>
              </w:rPr>
              <w:fldChar w:fldCharType="separate"/>
            </w:r>
            <w:r w:rsidR="00FB082E">
              <w:rPr>
                <w:noProof/>
                <w:webHidden/>
              </w:rPr>
              <w:t>9</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55" w:history="1">
            <w:r w:rsidR="00E81E14" w:rsidRPr="002714BD">
              <w:rPr>
                <w:rStyle w:val="Hyperlink"/>
                <w:noProof/>
              </w:rPr>
              <w:t>3.3</w:t>
            </w:r>
            <w:r w:rsidR="00E81E14">
              <w:rPr>
                <w:rFonts w:eastAsiaTheme="minorEastAsia"/>
                <w:smallCaps w:val="0"/>
                <w:noProof/>
                <w:lang w:val="tr-TR" w:eastAsia="tr-TR"/>
              </w:rPr>
              <w:tab/>
            </w:r>
            <w:r w:rsidR="00E81E14" w:rsidRPr="002714BD">
              <w:rPr>
                <w:rStyle w:val="Hyperlink"/>
                <w:noProof/>
              </w:rPr>
              <w:t>HMAC Functions</w:t>
            </w:r>
            <w:r w:rsidR="00E81E14">
              <w:rPr>
                <w:noProof/>
                <w:webHidden/>
              </w:rPr>
              <w:tab/>
            </w:r>
            <w:r>
              <w:rPr>
                <w:noProof/>
                <w:webHidden/>
              </w:rPr>
              <w:fldChar w:fldCharType="begin"/>
            </w:r>
            <w:r w:rsidR="00E81E14">
              <w:rPr>
                <w:noProof/>
                <w:webHidden/>
              </w:rPr>
              <w:instrText xml:space="preserve"> PAGEREF _Toc345761755 \h </w:instrText>
            </w:r>
            <w:r>
              <w:rPr>
                <w:noProof/>
                <w:webHidden/>
              </w:rPr>
            </w:r>
            <w:r>
              <w:rPr>
                <w:noProof/>
                <w:webHidden/>
              </w:rPr>
              <w:fldChar w:fldCharType="separate"/>
            </w:r>
            <w:r w:rsidR="00FB082E">
              <w:rPr>
                <w:noProof/>
                <w:webHidden/>
              </w:rPr>
              <w:t>10</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56" w:history="1">
            <w:r w:rsidR="00E81E14" w:rsidRPr="002714BD">
              <w:rPr>
                <w:rStyle w:val="Hyperlink"/>
                <w:noProof/>
              </w:rPr>
              <w:t>3.4</w:t>
            </w:r>
            <w:r w:rsidR="00E81E14">
              <w:rPr>
                <w:rFonts w:eastAsiaTheme="minorEastAsia"/>
                <w:smallCaps w:val="0"/>
                <w:noProof/>
                <w:lang w:val="tr-TR" w:eastAsia="tr-TR"/>
              </w:rPr>
              <w:tab/>
            </w:r>
            <w:r w:rsidR="00E81E14" w:rsidRPr="002714BD">
              <w:rPr>
                <w:rStyle w:val="Hyperlink"/>
                <w:noProof/>
              </w:rPr>
              <w:t>Symmetric Cryptography</w:t>
            </w:r>
            <w:r w:rsidR="00E81E14">
              <w:rPr>
                <w:noProof/>
                <w:webHidden/>
              </w:rPr>
              <w:tab/>
            </w:r>
            <w:r>
              <w:rPr>
                <w:noProof/>
                <w:webHidden/>
              </w:rPr>
              <w:fldChar w:fldCharType="begin"/>
            </w:r>
            <w:r w:rsidR="00E81E14">
              <w:rPr>
                <w:noProof/>
                <w:webHidden/>
              </w:rPr>
              <w:instrText xml:space="preserve"> PAGEREF _Toc345761756 \h </w:instrText>
            </w:r>
            <w:r>
              <w:rPr>
                <w:noProof/>
                <w:webHidden/>
              </w:rPr>
            </w:r>
            <w:r>
              <w:rPr>
                <w:noProof/>
                <w:webHidden/>
              </w:rPr>
              <w:fldChar w:fldCharType="separate"/>
            </w:r>
            <w:r w:rsidR="00FB082E">
              <w:rPr>
                <w:noProof/>
                <w:webHidden/>
              </w:rPr>
              <w:t>12</w:t>
            </w:r>
            <w:r>
              <w:rPr>
                <w:noProof/>
                <w:webHidden/>
              </w:rPr>
              <w:fldChar w:fldCharType="end"/>
            </w:r>
          </w:hyperlink>
        </w:p>
        <w:p w:rsidR="00E81E14" w:rsidRDefault="00B97DA2">
          <w:pPr>
            <w:pStyle w:val="TOC2"/>
            <w:tabs>
              <w:tab w:val="left" w:pos="1320"/>
              <w:tab w:val="right" w:leader="dot" w:pos="9016"/>
            </w:tabs>
            <w:rPr>
              <w:rFonts w:eastAsiaTheme="minorEastAsia"/>
              <w:smallCaps w:val="0"/>
              <w:noProof/>
              <w:lang w:val="tr-TR" w:eastAsia="tr-TR"/>
            </w:rPr>
          </w:pPr>
          <w:hyperlink w:anchor="_Toc345761757" w:history="1">
            <w:r w:rsidR="00E81E14" w:rsidRPr="002714BD">
              <w:rPr>
                <w:rStyle w:val="Hyperlink"/>
                <w:noProof/>
              </w:rPr>
              <w:t>3.5</w:t>
            </w:r>
            <w:r w:rsidR="00E81E14">
              <w:rPr>
                <w:rFonts w:eastAsiaTheme="minorEastAsia"/>
                <w:smallCaps w:val="0"/>
                <w:noProof/>
                <w:lang w:val="tr-TR" w:eastAsia="tr-TR"/>
              </w:rPr>
              <w:tab/>
            </w:r>
            <w:r w:rsidR="00E81E14" w:rsidRPr="002714BD">
              <w:rPr>
                <w:rStyle w:val="Hyperlink"/>
                <w:noProof/>
              </w:rPr>
              <w:t>Public Key Cryptography</w:t>
            </w:r>
            <w:r w:rsidR="00E81E14">
              <w:rPr>
                <w:noProof/>
                <w:webHidden/>
              </w:rPr>
              <w:tab/>
            </w:r>
            <w:r>
              <w:rPr>
                <w:noProof/>
                <w:webHidden/>
              </w:rPr>
              <w:fldChar w:fldCharType="begin"/>
            </w:r>
            <w:r w:rsidR="00E81E14">
              <w:rPr>
                <w:noProof/>
                <w:webHidden/>
              </w:rPr>
              <w:instrText xml:space="preserve"> PAGEREF _Toc345761757 \h </w:instrText>
            </w:r>
            <w:r>
              <w:rPr>
                <w:noProof/>
                <w:webHidden/>
              </w:rPr>
            </w:r>
            <w:r>
              <w:rPr>
                <w:noProof/>
                <w:webHidden/>
              </w:rPr>
              <w:fldChar w:fldCharType="separate"/>
            </w:r>
            <w:r w:rsidR="00FB082E">
              <w:rPr>
                <w:noProof/>
                <w:webHidden/>
              </w:rPr>
              <w:t>13</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58" w:history="1">
            <w:r w:rsidR="00E81E14" w:rsidRPr="002714BD">
              <w:rPr>
                <w:rStyle w:val="Hyperlink"/>
                <w:noProof/>
                <w:lang w:bidi="en-US"/>
              </w:rPr>
              <w:t>4.</w:t>
            </w:r>
            <w:r w:rsidR="00E81E14">
              <w:rPr>
                <w:rFonts w:eastAsiaTheme="minorEastAsia"/>
                <w:b w:val="0"/>
                <w:caps w:val="0"/>
                <w:noProof/>
                <w:lang w:val="tr-TR" w:eastAsia="tr-TR"/>
              </w:rPr>
              <w:tab/>
            </w:r>
            <w:r w:rsidR="00E81E14" w:rsidRPr="002714BD">
              <w:rPr>
                <w:rStyle w:val="Hyperlink"/>
                <w:noProof/>
                <w:lang w:bidi="en-US"/>
              </w:rPr>
              <w:t>Literature of payment systems and similar works of sspaywmn</w:t>
            </w:r>
            <w:r w:rsidR="00E81E14">
              <w:rPr>
                <w:noProof/>
                <w:webHidden/>
              </w:rPr>
              <w:tab/>
            </w:r>
            <w:r>
              <w:rPr>
                <w:noProof/>
                <w:webHidden/>
              </w:rPr>
              <w:fldChar w:fldCharType="begin"/>
            </w:r>
            <w:r w:rsidR="00E81E14">
              <w:rPr>
                <w:noProof/>
                <w:webHidden/>
              </w:rPr>
              <w:instrText xml:space="preserve"> PAGEREF _Toc345761758 \h </w:instrText>
            </w:r>
            <w:r>
              <w:rPr>
                <w:noProof/>
                <w:webHidden/>
              </w:rPr>
            </w:r>
            <w:r>
              <w:rPr>
                <w:noProof/>
                <w:webHidden/>
              </w:rPr>
              <w:fldChar w:fldCharType="separate"/>
            </w:r>
            <w:r w:rsidR="00FB082E">
              <w:rPr>
                <w:noProof/>
                <w:webHidden/>
              </w:rPr>
              <w:t>15</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59" w:history="1">
            <w:r w:rsidR="00E81E14" w:rsidRPr="002714BD">
              <w:rPr>
                <w:rStyle w:val="Hyperlink"/>
                <w:noProof/>
                <w:lang w:bidi="en-US"/>
              </w:rPr>
              <w:t>5.</w:t>
            </w:r>
            <w:r w:rsidR="00E81E14">
              <w:rPr>
                <w:rFonts w:eastAsiaTheme="minorEastAsia"/>
                <w:b w:val="0"/>
                <w:caps w:val="0"/>
                <w:noProof/>
                <w:lang w:val="tr-TR" w:eastAsia="tr-TR"/>
              </w:rPr>
              <w:tab/>
            </w:r>
            <w:r w:rsidR="00E81E14" w:rsidRPr="002714BD">
              <w:rPr>
                <w:rStyle w:val="Hyperlink"/>
                <w:noProof/>
                <w:lang w:bidi="en-US"/>
              </w:rPr>
              <w:t>Requirements for a secure and seamless mIcropayment scheme In wIreless mesh networks</w:t>
            </w:r>
            <w:r w:rsidR="00E81E14">
              <w:rPr>
                <w:noProof/>
                <w:webHidden/>
              </w:rPr>
              <w:tab/>
            </w:r>
            <w:r>
              <w:rPr>
                <w:noProof/>
                <w:webHidden/>
              </w:rPr>
              <w:fldChar w:fldCharType="begin"/>
            </w:r>
            <w:r w:rsidR="00E81E14">
              <w:rPr>
                <w:noProof/>
                <w:webHidden/>
              </w:rPr>
              <w:instrText xml:space="preserve"> PAGEREF _Toc345761759 \h </w:instrText>
            </w:r>
            <w:r>
              <w:rPr>
                <w:noProof/>
                <w:webHidden/>
              </w:rPr>
            </w:r>
            <w:r>
              <w:rPr>
                <w:noProof/>
                <w:webHidden/>
              </w:rPr>
              <w:fldChar w:fldCharType="separate"/>
            </w:r>
            <w:r w:rsidR="00FB082E">
              <w:rPr>
                <w:noProof/>
                <w:webHidden/>
              </w:rPr>
              <w:t>19</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60" w:history="1">
            <w:r w:rsidR="00E81E14" w:rsidRPr="002714BD">
              <w:rPr>
                <w:rStyle w:val="Hyperlink"/>
                <w:noProof/>
                <w:lang w:bidi="en-US"/>
              </w:rPr>
              <w:t>5.1. Requirements of the Network</w:t>
            </w:r>
            <w:r w:rsidR="00E81E14">
              <w:rPr>
                <w:noProof/>
                <w:webHidden/>
              </w:rPr>
              <w:tab/>
            </w:r>
            <w:r>
              <w:rPr>
                <w:noProof/>
                <w:webHidden/>
              </w:rPr>
              <w:fldChar w:fldCharType="begin"/>
            </w:r>
            <w:r w:rsidR="00E81E14">
              <w:rPr>
                <w:noProof/>
                <w:webHidden/>
              </w:rPr>
              <w:instrText xml:space="preserve"> PAGEREF _Toc345761760 \h </w:instrText>
            </w:r>
            <w:r>
              <w:rPr>
                <w:noProof/>
                <w:webHidden/>
              </w:rPr>
            </w:r>
            <w:r>
              <w:rPr>
                <w:noProof/>
                <w:webHidden/>
              </w:rPr>
              <w:fldChar w:fldCharType="separate"/>
            </w:r>
            <w:r w:rsidR="00FB082E">
              <w:rPr>
                <w:noProof/>
                <w:webHidden/>
              </w:rPr>
              <w:t>19</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61" w:history="1">
            <w:r w:rsidR="00E81E14" w:rsidRPr="002714BD">
              <w:rPr>
                <w:rStyle w:val="Hyperlink"/>
                <w:noProof/>
              </w:rPr>
              <w:t>5.2. General Overview of the Proposed Scheme</w:t>
            </w:r>
            <w:r w:rsidR="00E81E14">
              <w:rPr>
                <w:noProof/>
                <w:webHidden/>
              </w:rPr>
              <w:tab/>
            </w:r>
            <w:r>
              <w:rPr>
                <w:noProof/>
                <w:webHidden/>
              </w:rPr>
              <w:fldChar w:fldCharType="begin"/>
            </w:r>
            <w:r w:rsidR="00E81E14">
              <w:rPr>
                <w:noProof/>
                <w:webHidden/>
              </w:rPr>
              <w:instrText xml:space="preserve"> PAGEREF _Toc345761761 \h </w:instrText>
            </w:r>
            <w:r>
              <w:rPr>
                <w:noProof/>
                <w:webHidden/>
              </w:rPr>
            </w:r>
            <w:r>
              <w:rPr>
                <w:noProof/>
                <w:webHidden/>
              </w:rPr>
              <w:fldChar w:fldCharType="separate"/>
            </w:r>
            <w:r w:rsidR="00FB082E">
              <w:rPr>
                <w:noProof/>
                <w:webHidden/>
              </w:rPr>
              <w:t>20</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62" w:history="1">
            <w:r w:rsidR="00E81E14" w:rsidRPr="002714BD">
              <w:rPr>
                <w:rStyle w:val="Hyperlink"/>
                <w:noProof/>
                <w:lang w:bidi="en-US"/>
              </w:rPr>
              <w:t>5.3. Network Topology and General System Design</w:t>
            </w:r>
            <w:r w:rsidR="00E81E14">
              <w:rPr>
                <w:noProof/>
                <w:webHidden/>
              </w:rPr>
              <w:tab/>
            </w:r>
            <w:r>
              <w:rPr>
                <w:noProof/>
                <w:webHidden/>
              </w:rPr>
              <w:fldChar w:fldCharType="begin"/>
            </w:r>
            <w:r w:rsidR="00E81E14">
              <w:rPr>
                <w:noProof/>
                <w:webHidden/>
              </w:rPr>
              <w:instrText xml:space="preserve"> PAGEREF _Toc345761762 \h </w:instrText>
            </w:r>
            <w:r>
              <w:rPr>
                <w:noProof/>
                <w:webHidden/>
              </w:rPr>
            </w:r>
            <w:r>
              <w:rPr>
                <w:noProof/>
                <w:webHidden/>
              </w:rPr>
              <w:fldChar w:fldCharType="separate"/>
            </w:r>
            <w:r w:rsidR="00FB082E">
              <w:rPr>
                <w:noProof/>
                <w:webHidden/>
              </w:rPr>
              <w:t>23</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63" w:history="1">
            <w:r w:rsidR="00E81E14" w:rsidRPr="002714BD">
              <w:rPr>
                <w:rStyle w:val="Hyperlink"/>
                <w:noProof/>
                <w:lang w:bidi="en-US"/>
              </w:rPr>
              <w:t>5.4. Connection Card Structure</w:t>
            </w:r>
            <w:r w:rsidR="00E81E14">
              <w:rPr>
                <w:noProof/>
                <w:webHidden/>
              </w:rPr>
              <w:tab/>
            </w:r>
            <w:r>
              <w:rPr>
                <w:noProof/>
                <w:webHidden/>
              </w:rPr>
              <w:fldChar w:fldCharType="begin"/>
            </w:r>
            <w:r w:rsidR="00E81E14">
              <w:rPr>
                <w:noProof/>
                <w:webHidden/>
              </w:rPr>
              <w:instrText xml:space="preserve"> PAGEREF _Toc345761763 \h </w:instrText>
            </w:r>
            <w:r>
              <w:rPr>
                <w:noProof/>
                <w:webHidden/>
              </w:rPr>
            </w:r>
            <w:r>
              <w:rPr>
                <w:noProof/>
                <w:webHidden/>
              </w:rPr>
              <w:fldChar w:fldCharType="separate"/>
            </w:r>
            <w:r w:rsidR="00FB082E">
              <w:rPr>
                <w:noProof/>
                <w:webHidden/>
              </w:rPr>
              <w:t>24</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64" w:history="1">
            <w:r w:rsidR="00E81E14" w:rsidRPr="002714BD">
              <w:rPr>
                <w:rStyle w:val="Hyperlink"/>
                <w:noProof/>
                <w:lang w:bidi="en-US"/>
              </w:rPr>
              <w:t>5.5. Alias Computation</w:t>
            </w:r>
            <w:r w:rsidR="00E81E14">
              <w:rPr>
                <w:noProof/>
                <w:webHidden/>
              </w:rPr>
              <w:tab/>
            </w:r>
            <w:r>
              <w:rPr>
                <w:noProof/>
                <w:webHidden/>
              </w:rPr>
              <w:fldChar w:fldCharType="begin"/>
            </w:r>
            <w:r w:rsidR="00E81E14">
              <w:rPr>
                <w:noProof/>
                <w:webHidden/>
              </w:rPr>
              <w:instrText xml:space="preserve"> PAGEREF _Toc345761764 \h </w:instrText>
            </w:r>
            <w:r>
              <w:rPr>
                <w:noProof/>
                <w:webHidden/>
              </w:rPr>
            </w:r>
            <w:r>
              <w:rPr>
                <w:noProof/>
                <w:webHidden/>
              </w:rPr>
              <w:fldChar w:fldCharType="separate"/>
            </w:r>
            <w:r w:rsidR="00FB082E">
              <w:rPr>
                <w:noProof/>
                <w:webHidden/>
              </w:rPr>
              <w:t>25</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65" w:history="1">
            <w:r w:rsidR="00E81E14" w:rsidRPr="002714BD">
              <w:rPr>
                <w:rStyle w:val="Hyperlink"/>
                <w:noProof/>
                <w:lang w:bidi="en-US"/>
              </w:rPr>
              <w:t>6.</w:t>
            </w:r>
            <w:r w:rsidR="00E81E14">
              <w:rPr>
                <w:rFonts w:eastAsiaTheme="minorEastAsia"/>
                <w:b w:val="0"/>
                <w:caps w:val="0"/>
                <w:noProof/>
                <w:lang w:val="tr-TR" w:eastAsia="tr-TR"/>
              </w:rPr>
              <w:tab/>
            </w:r>
            <w:r w:rsidR="00E81E14" w:rsidRPr="002714BD">
              <w:rPr>
                <w:rStyle w:val="Hyperlink"/>
                <w:noProof/>
                <w:lang w:bidi="en-US"/>
              </w:rPr>
              <w:t>Evolution of sspaywmn</w:t>
            </w:r>
            <w:r w:rsidR="00E81E14">
              <w:rPr>
                <w:noProof/>
                <w:webHidden/>
              </w:rPr>
              <w:tab/>
            </w:r>
            <w:r>
              <w:rPr>
                <w:noProof/>
                <w:webHidden/>
              </w:rPr>
              <w:fldChar w:fldCharType="begin"/>
            </w:r>
            <w:r w:rsidR="00E81E14">
              <w:rPr>
                <w:noProof/>
                <w:webHidden/>
              </w:rPr>
              <w:instrText xml:space="preserve"> PAGEREF _Toc345761765 \h </w:instrText>
            </w:r>
            <w:r>
              <w:rPr>
                <w:noProof/>
                <w:webHidden/>
              </w:rPr>
            </w:r>
            <w:r>
              <w:rPr>
                <w:noProof/>
                <w:webHidden/>
              </w:rPr>
              <w:fldChar w:fldCharType="separate"/>
            </w:r>
            <w:r w:rsidR="00FB082E">
              <w:rPr>
                <w:noProof/>
                <w:webHidden/>
              </w:rPr>
              <w:t>26</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66" w:history="1">
            <w:r w:rsidR="00E81E14" w:rsidRPr="002714BD">
              <w:rPr>
                <w:rStyle w:val="Hyperlink"/>
                <w:noProof/>
                <w:lang w:bidi="en-US"/>
              </w:rPr>
              <w:t>7.</w:t>
            </w:r>
            <w:r w:rsidR="00E81E14">
              <w:rPr>
                <w:rFonts w:eastAsiaTheme="minorEastAsia"/>
                <w:b w:val="0"/>
                <w:caps w:val="0"/>
                <w:noProof/>
                <w:lang w:val="tr-TR" w:eastAsia="tr-TR"/>
              </w:rPr>
              <w:tab/>
            </w:r>
            <w:r w:rsidR="00E81E14" w:rsidRPr="002714BD">
              <w:rPr>
                <w:rStyle w:val="Hyperlink"/>
                <w:noProof/>
                <w:lang w:bidi="en-US"/>
              </w:rPr>
              <w:t>Protocols of the System</w:t>
            </w:r>
            <w:r w:rsidR="00E81E14">
              <w:rPr>
                <w:noProof/>
                <w:webHidden/>
              </w:rPr>
              <w:tab/>
            </w:r>
            <w:r>
              <w:rPr>
                <w:noProof/>
                <w:webHidden/>
              </w:rPr>
              <w:fldChar w:fldCharType="begin"/>
            </w:r>
            <w:r w:rsidR="00E81E14">
              <w:rPr>
                <w:noProof/>
                <w:webHidden/>
              </w:rPr>
              <w:instrText xml:space="preserve"> PAGEREF _Toc345761766 \h </w:instrText>
            </w:r>
            <w:r>
              <w:rPr>
                <w:noProof/>
                <w:webHidden/>
              </w:rPr>
            </w:r>
            <w:r>
              <w:rPr>
                <w:noProof/>
                <w:webHidden/>
              </w:rPr>
              <w:fldChar w:fldCharType="separate"/>
            </w:r>
            <w:r w:rsidR="00FB082E">
              <w:rPr>
                <w:noProof/>
                <w:webHidden/>
              </w:rPr>
              <w:t>31</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67" w:history="1">
            <w:r w:rsidR="00E81E14" w:rsidRPr="002714BD">
              <w:rPr>
                <w:rStyle w:val="Hyperlink"/>
                <w:noProof/>
                <w:lang w:bidi="en-US"/>
              </w:rPr>
              <w:t>7.1. Initial Authorization and Reuse of a Connection Card</w:t>
            </w:r>
            <w:r w:rsidR="00E81E14">
              <w:rPr>
                <w:noProof/>
                <w:webHidden/>
              </w:rPr>
              <w:tab/>
            </w:r>
            <w:r>
              <w:rPr>
                <w:noProof/>
                <w:webHidden/>
              </w:rPr>
              <w:fldChar w:fldCharType="begin"/>
            </w:r>
            <w:r w:rsidR="00E81E14">
              <w:rPr>
                <w:noProof/>
                <w:webHidden/>
              </w:rPr>
              <w:instrText xml:space="preserve"> PAGEREF _Toc345761767 \h </w:instrText>
            </w:r>
            <w:r>
              <w:rPr>
                <w:noProof/>
                <w:webHidden/>
              </w:rPr>
            </w:r>
            <w:r>
              <w:rPr>
                <w:noProof/>
                <w:webHidden/>
              </w:rPr>
              <w:fldChar w:fldCharType="separate"/>
            </w:r>
            <w:r w:rsidR="00FB082E">
              <w:rPr>
                <w:noProof/>
                <w:webHidden/>
              </w:rPr>
              <w:t>31</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68" w:history="1">
            <w:r w:rsidR="00E81E14" w:rsidRPr="002714BD">
              <w:rPr>
                <w:rStyle w:val="Hyperlink"/>
                <w:noProof/>
                <w:lang w:bidi="en-US"/>
              </w:rPr>
              <w:t>7.2. Access Point Authentication</w:t>
            </w:r>
            <w:r w:rsidR="00E81E14">
              <w:rPr>
                <w:noProof/>
                <w:webHidden/>
              </w:rPr>
              <w:tab/>
            </w:r>
            <w:r>
              <w:rPr>
                <w:noProof/>
                <w:webHidden/>
              </w:rPr>
              <w:fldChar w:fldCharType="begin"/>
            </w:r>
            <w:r w:rsidR="00E81E14">
              <w:rPr>
                <w:noProof/>
                <w:webHidden/>
              </w:rPr>
              <w:instrText xml:space="preserve"> PAGEREF _Toc345761768 \h </w:instrText>
            </w:r>
            <w:r>
              <w:rPr>
                <w:noProof/>
                <w:webHidden/>
              </w:rPr>
            </w:r>
            <w:r>
              <w:rPr>
                <w:noProof/>
                <w:webHidden/>
              </w:rPr>
              <w:fldChar w:fldCharType="separate"/>
            </w:r>
            <w:r w:rsidR="00FB082E">
              <w:rPr>
                <w:noProof/>
                <w:webHidden/>
              </w:rPr>
              <w:t>34</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69" w:history="1">
            <w:r w:rsidR="00E81E14" w:rsidRPr="002714BD">
              <w:rPr>
                <w:rStyle w:val="Hyperlink"/>
                <w:noProof/>
                <w:lang w:bidi="en-US"/>
              </w:rPr>
              <w:t>7.3. Packet Transfer</w:t>
            </w:r>
            <w:r w:rsidR="00E81E14">
              <w:rPr>
                <w:noProof/>
                <w:webHidden/>
              </w:rPr>
              <w:tab/>
            </w:r>
            <w:r>
              <w:rPr>
                <w:noProof/>
                <w:webHidden/>
              </w:rPr>
              <w:fldChar w:fldCharType="begin"/>
            </w:r>
            <w:r w:rsidR="00E81E14">
              <w:rPr>
                <w:noProof/>
                <w:webHidden/>
              </w:rPr>
              <w:instrText xml:space="preserve"> PAGEREF _Toc345761769 \h </w:instrText>
            </w:r>
            <w:r>
              <w:rPr>
                <w:noProof/>
                <w:webHidden/>
              </w:rPr>
            </w:r>
            <w:r>
              <w:rPr>
                <w:noProof/>
                <w:webHidden/>
              </w:rPr>
              <w:fldChar w:fldCharType="separate"/>
            </w:r>
            <w:r w:rsidR="00FB082E">
              <w:rPr>
                <w:noProof/>
                <w:webHidden/>
              </w:rPr>
              <w:t>35</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70" w:history="1">
            <w:r w:rsidR="00E81E14" w:rsidRPr="002714BD">
              <w:rPr>
                <w:rStyle w:val="Hyperlink"/>
                <w:noProof/>
              </w:rPr>
              <w:t>7.4. Changing Alias</w:t>
            </w:r>
            <w:r w:rsidR="00E81E14">
              <w:rPr>
                <w:noProof/>
                <w:webHidden/>
              </w:rPr>
              <w:tab/>
            </w:r>
            <w:r>
              <w:rPr>
                <w:noProof/>
                <w:webHidden/>
              </w:rPr>
              <w:fldChar w:fldCharType="begin"/>
            </w:r>
            <w:r w:rsidR="00E81E14">
              <w:rPr>
                <w:noProof/>
                <w:webHidden/>
              </w:rPr>
              <w:instrText xml:space="preserve"> PAGEREF _Toc345761770 \h </w:instrText>
            </w:r>
            <w:r>
              <w:rPr>
                <w:noProof/>
                <w:webHidden/>
              </w:rPr>
            </w:r>
            <w:r>
              <w:rPr>
                <w:noProof/>
                <w:webHidden/>
              </w:rPr>
              <w:fldChar w:fldCharType="separate"/>
            </w:r>
            <w:r w:rsidR="00FB082E">
              <w:rPr>
                <w:noProof/>
                <w:webHidden/>
              </w:rPr>
              <w:t>36</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71" w:history="1">
            <w:r w:rsidR="00E81E14" w:rsidRPr="002714BD">
              <w:rPr>
                <w:rStyle w:val="Hyperlink"/>
                <w:noProof/>
              </w:rPr>
              <w:t>7.5. Update Packets</w:t>
            </w:r>
            <w:r w:rsidR="00E81E14">
              <w:rPr>
                <w:noProof/>
                <w:webHidden/>
              </w:rPr>
              <w:tab/>
            </w:r>
            <w:r>
              <w:rPr>
                <w:noProof/>
                <w:webHidden/>
              </w:rPr>
              <w:fldChar w:fldCharType="begin"/>
            </w:r>
            <w:r w:rsidR="00E81E14">
              <w:rPr>
                <w:noProof/>
                <w:webHidden/>
              </w:rPr>
              <w:instrText xml:space="preserve"> PAGEREF _Toc345761771 \h </w:instrText>
            </w:r>
            <w:r>
              <w:rPr>
                <w:noProof/>
                <w:webHidden/>
              </w:rPr>
            </w:r>
            <w:r>
              <w:rPr>
                <w:noProof/>
                <w:webHidden/>
              </w:rPr>
              <w:fldChar w:fldCharType="separate"/>
            </w:r>
            <w:r w:rsidR="00FB082E">
              <w:rPr>
                <w:noProof/>
                <w:webHidden/>
              </w:rPr>
              <w:t>40</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72" w:history="1">
            <w:r w:rsidR="00E81E14" w:rsidRPr="002714BD">
              <w:rPr>
                <w:rStyle w:val="Hyperlink"/>
                <w:noProof/>
              </w:rPr>
              <w:t>7.6. Disconnection</w:t>
            </w:r>
            <w:r w:rsidR="00E81E14">
              <w:rPr>
                <w:noProof/>
                <w:webHidden/>
              </w:rPr>
              <w:tab/>
            </w:r>
            <w:r>
              <w:rPr>
                <w:noProof/>
                <w:webHidden/>
              </w:rPr>
              <w:fldChar w:fldCharType="begin"/>
            </w:r>
            <w:r w:rsidR="00E81E14">
              <w:rPr>
                <w:noProof/>
                <w:webHidden/>
              </w:rPr>
              <w:instrText xml:space="preserve"> PAGEREF _Toc345761772 \h </w:instrText>
            </w:r>
            <w:r>
              <w:rPr>
                <w:noProof/>
                <w:webHidden/>
              </w:rPr>
            </w:r>
            <w:r>
              <w:rPr>
                <w:noProof/>
                <w:webHidden/>
              </w:rPr>
              <w:fldChar w:fldCharType="separate"/>
            </w:r>
            <w:r w:rsidR="00FB082E">
              <w:rPr>
                <w:noProof/>
                <w:webHidden/>
              </w:rPr>
              <w:t>41</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73" w:history="1">
            <w:r w:rsidR="00E81E14" w:rsidRPr="002714BD">
              <w:rPr>
                <w:rStyle w:val="Hyperlink"/>
                <w:noProof/>
              </w:rPr>
              <w:t>7.7. Distributing Access Point Public Keys</w:t>
            </w:r>
            <w:r w:rsidR="00E81E14">
              <w:rPr>
                <w:noProof/>
                <w:webHidden/>
              </w:rPr>
              <w:tab/>
            </w:r>
            <w:r>
              <w:rPr>
                <w:noProof/>
                <w:webHidden/>
              </w:rPr>
              <w:fldChar w:fldCharType="begin"/>
            </w:r>
            <w:r w:rsidR="00E81E14">
              <w:rPr>
                <w:noProof/>
                <w:webHidden/>
              </w:rPr>
              <w:instrText xml:space="preserve"> PAGEREF _Toc345761773 \h </w:instrText>
            </w:r>
            <w:r>
              <w:rPr>
                <w:noProof/>
                <w:webHidden/>
              </w:rPr>
            </w:r>
            <w:r>
              <w:rPr>
                <w:noProof/>
                <w:webHidden/>
              </w:rPr>
              <w:fldChar w:fldCharType="separate"/>
            </w:r>
            <w:r w:rsidR="00FB082E">
              <w:rPr>
                <w:noProof/>
                <w:webHidden/>
              </w:rPr>
              <w:t>43</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74" w:history="1">
            <w:r w:rsidR="00E81E14" w:rsidRPr="002714BD">
              <w:rPr>
                <w:rStyle w:val="Hyperlink"/>
                <w:noProof/>
              </w:rPr>
              <w:t>7.8. Seamless Mobility and Roaming (Payment Related)</w:t>
            </w:r>
            <w:r w:rsidR="00E81E14">
              <w:rPr>
                <w:noProof/>
                <w:webHidden/>
              </w:rPr>
              <w:tab/>
            </w:r>
            <w:r>
              <w:rPr>
                <w:noProof/>
                <w:webHidden/>
              </w:rPr>
              <w:fldChar w:fldCharType="begin"/>
            </w:r>
            <w:r w:rsidR="00E81E14">
              <w:rPr>
                <w:noProof/>
                <w:webHidden/>
              </w:rPr>
              <w:instrText xml:space="preserve"> PAGEREF _Toc345761774 \h </w:instrText>
            </w:r>
            <w:r>
              <w:rPr>
                <w:noProof/>
                <w:webHidden/>
              </w:rPr>
            </w:r>
            <w:r>
              <w:rPr>
                <w:noProof/>
                <w:webHidden/>
              </w:rPr>
              <w:fldChar w:fldCharType="separate"/>
            </w:r>
            <w:r w:rsidR="00FB082E">
              <w:rPr>
                <w:noProof/>
                <w:webHidden/>
              </w:rPr>
              <w:t>45</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75" w:history="1">
            <w:r w:rsidR="00E81E14" w:rsidRPr="002714BD">
              <w:rPr>
                <w:rStyle w:val="Hyperlink"/>
                <w:noProof/>
                <w:lang w:bidi="en-US"/>
              </w:rPr>
              <w:t>8.</w:t>
            </w:r>
            <w:r w:rsidR="00E81E14">
              <w:rPr>
                <w:rFonts w:eastAsiaTheme="minorEastAsia"/>
                <w:b w:val="0"/>
                <w:caps w:val="0"/>
                <w:noProof/>
                <w:lang w:val="tr-TR" w:eastAsia="tr-TR"/>
              </w:rPr>
              <w:tab/>
            </w:r>
            <w:r w:rsidR="00E81E14" w:rsidRPr="002714BD">
              <w:rPr>
                <w:rStyle w:val="Hyperlink"/>
                <w:noProof/>
                <w:lang w:bidi="en-US"/>
              </w:rPr>
              <w:t>Payment to the operators (settlement)</w:t>
            </w:r>
            <w:r w:rsidR="00E81E14">
              <w:rPr>
                <w:noProof/>
                <w:webHidden/>
              </w:rPr>
              <w:tab/>
            </w:r>
            <w:r>
              <w:rPr>
                <w:noProof/>
                <w:webHidden/>
              </w:rPr>
              <w:fldChar w:fldCharType="begin"/>
            </w:r>
            <w:r w:rsidR="00E81E14">
              <w:rPr>
                <w:noProof/>
                <w:webHidden/>
              </w:rPr>
              <w:instrText xml:space="preserve"> PAGEREF _Toc345761775 \h </w:instrText>
            </w:r>
            <w:r>
              <w:rPr>
                <w:noProof/>
                <w:webHidden/>
              </w:rPr>
            </w:r>
            <w:r>
              <w:rPr>
                <w:noProof/>
                <w:webHidden/>
              </w:rPr>
              <w:fldChar w:fldCharType="separate"/>
            </w:r>
            <w:r w:rsidR="00FB082E">
              <w:rPr>
                <w:noProof/>
                <w:webHidden/>
              </w:rPr>
              <w:t>48</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76" w:history="1">
            <w:r w:rsidR="00E81E14" w:rsidRPr="002714BD">
              <w:rPr>
                <w:rStyle w:val="Hyperlink"/>
                <w:noProof/>
                <w:lang w:bidi="en-US"/>
              </w:rPr>
              <w:t>9.</w:t>
            </w:r>
            <w:r w:rsidR="00E81E14">
              <w:rPr>
                <w:rFonts w:eastAsiaTheme="minorEastAsia"/>
                <w:b w:val="0"/>
                <w:caps w:val="0"/>
                <w:noProof/>
                <w:lang w:val="tr-TR" w:eastAsia="tr-TR"/>
              </w:rPr>
              <w:tab/>
            </w:r>
            <w:r w:rsidR="00E81E14" w:rsidRPr="002714BD">
              <w:rPr>
                <w:rStyle w:val="Hyperlink"/>
                <w:noProof/>
                <w:lang w:bidi="en-US"/>
              </w:rPr>
              <w:t>Simulation environment</w:t>
            </w:r>
            <w:r w:rsidR="00E81E14">
              <w:rPr>
                <w:noProof/>
                <w:webHidden/>
              </w:rPr>
              <w:tab/>
            </w:r>
            <w:r>
              <w:rPr>
                <w:noProof/>
                <w:webHidden/>
              </w:rPr>
              <w:fldChar w:fldCharType="begin"/>
            </w:r>
            <w:r w:rsidR="00E81E14">
              <w:rPr>
                <w:noProof/>
                <w:webHidden/>
              </w:rPr>
              <w:instrText xml:space="preserve"> PAGEREF _Toc345761776 \h </w:instrText>
            </w:r>
            <w:r>
              <w:rPr>
                <w:noProof/>
                <w:webHidden/>
              </w:rPr>
            </w:r>
            <w:r>
              <w:rPr>
                <w:noProof/>
                <w:webHidden/>
              </w:rPr>
              <w:fldChar w:fldCharType="separate"/>
            </w:r>
            <w:r w:rsidR="00FB082E">
              <w:rPr>
                <w:noProof/>
                <w:webHidden/>
              </w:rPr>
              <w:t>51</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77" w:history="1">
            <w:r w:rsidR="00E81E14" w:rsidRPr="002714BD">
              <w:rPr>
                <w:rStyle w:val="Hyperlink"/>
                <w:noProof/>
                <w:shd w:val="clear" w:color="auto" w:fill="FFFFFF"/>
              </w:rPr>
              <w:t>Public Key Operations and Their Timings</w:t>
            </w:r>
            <w:r w:rsidR="00E81E14">
              <w:rPr>
                <w:noProof/>
                <w:webHidden/>
              </w:rPr>
              <w:tab/>
            </w:r>
            <w:r>
              <w:rPr>
                <w:noProof/>
                <w:webHidden/>
              </w:rPr>
              <w:fldChar w:fldCharType="begin"/>
            </w:r>
            <w:r w:rsidR="00E81E14">
              <w:rPr>
                <w:noProof/>
                <w:webHidden/>
              </w:rPr>
              <w:instrText xml:space="preserve"> PAGEREF _Toc345761777 \h </w:instrText>
            </w:r>
            <w:r>
              <w:rPr>
                <w:noProof/>
                <w:webHidden/>
              </w:rPr>
            </w:r>
            <w:r>
              <w:rPr>
                <w:noProof/>
                <w:webHidden/>
              </w:rPr>
              <w:fldChar w:fldCharType="separate"/>
            </w:r>
            <w:r w:rsidR="00FB082E">
              <w:rPr>
                <w:noProof/>
                <w:webHidden/>
              </w:rPr>
              <w:t>51</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78" w:history="1">
            <w:r w:rsidR="00E81E14" w:rsidRPr="002714BD">
              <w:rPr>
                <w:rStyle w:val="Hyperlink"/>
                <w:noProof/>
                <w:lang w:bidi="en-US"/>
              </w:rPr>
              <w:t>10.</w:t>
            </w:r>
            <w:r w:rsidR="00E81E14">
              <w:rPr>
                <w:rFonts w:eastAsiaTheme="minorEastAsia"/>
                <w:b w:val="0"/>
                <w:caps w:val="0"/>
                <w:noProof/>
                <w:lang w:val="tr-TR" w:eastAsia="tr-TR"/>
              </w:rPr>
              <w:tab/>
            </w:r>
            <w:r w:rsidR="00E81E14" w:rsidRPr="002714BD">
              <w:rPr>
                <w:rStyle w:val="Hyperlink"/>
                <w:noProof/>
                <w:lang w:bidi="en-US"/>
              </w:rPr>
              <w:t>Unit test results</w:t>
            </w:r>
            <w:r w:rsidR="00E81E14">
              <w:rPr>
                <w:noProof/>
                <w:webHidden/>
              </w:rPr>
              <w:tab/>
            </w:r>
            <w:r>
              <w:rPr>
                <w:noProof/>
                <w:webHidden/>
              </w:rPr>
              <w:fldChar w:fldCharType="begin"/>
            </w:r>
            <w:r w:rsidR="00E81E14">
              <w:rPr>
                <w:noProof/>
                <w:webHidden/>
              </w:rPr>
              <w:instrText xml:space="preserve"> PAGEREF _Toc345761778 \h </w:instrText>
            </w:r>
            <w:r>
              <w:rPr>
                <w:noProof/>
                <w:webHidden/>
              </w:rPr>
            </w:r>
            <w:r>
              <w:rPr>
                <w:noProof/>
                <w:webHidden/>
              </w:rPr>
              <w:fldChar w:fldCharType="separate"/>
            </w:r>
            <w:r w:rsidR="00FB082E">
              <w:rPr>
                <w:noProof/>
                <w:webHidden/>
              </w:rPr>
              <w:t>53</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79" w:history="1">
            <w:r w:rsidR="00E81E14" w:rsidRPr="002714BD">
              <w:rPr>
                <w:rStyle w:val="Hyperlink"/>
                <w:noProof/>
              </w:rPr>
              <w:t>10.1. Unit Test Result for End-to-End Two-Way Protocols</w:t>
            </w:r>
            <w:r w:rsidR="00E81E14">
              <w:rPr>
                <w:noProof/>
                <w:webHidden/>
              </w:rPr>
              <w:tab/>
            </w:r>
            <w:r>
              <w:rPr>
                <w:noProof/>
                <w:webHidden/>
              </w:rPr>
              <w:fldChar w:fldCharType="begin"/>
            </w:r>
            <w:r w:rsidR="00E81E14">
              <w:rPr>
                <w:noProof/>
                <w:webHidden/>
              </w:rPr>
              <w:instrText xml:space="preserve"> PAGEREF _Toc345761779 \h </w:instrText>
            </w:r>
            <w:r>
              <w:rPr>
                <w:noProof/>
                <w:webHidden/>
              </w:rPr>
            </w:r>
            <w:r>
              <w:rPr>
                <w:noProof/>
                <w:webHidden/>
              </w:rPr>
              <w:fldChar w:fldCharType="separate"/>
            </w:r>
            <w:r w:rsidR="00FB082E">
              <w:rPr>
                <w:noProof/>
                <w:webHidden/>
              </w:rPr>
              <w:t>53</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80" w:history="1">
            <w:r w:rsidR="00E81E14" w:rsidRPr="002714BD">
              <w:rPr>
                <w:rStyle w:val="Hyperlink"/>
                <w:noProof/>
              </w:rPr>
              <w:t>10.2. Unit Test Result for Access Point Authentication</w:t>
            </w:r>
            <w:r w:rsidR="00E81E14">
              <w:rPr>
                <w:noProof/>
                <w:webHidden/>
              </w:rPr>
              <w:tab/>
            </w:r>
            <w:r>
              <w:rPr>
                <w:noProof/>
                <w:webHidden/>
              </w:rPr>
              <w:fldChar w:fldCharType="begin"/>
            </w:r>
            <w:r w:rsidR="00E81E14">
              <w:rPr>
                <w:noProof/>
                <w:webHidden/>
              </w:rPr>
              <w:instrText xml:space="preserve"> PAGEREF _Toc345761780 \h </w:instrText>
            </w:r>
            <w:r>
              <w:rPr>
                <w:noProof/>
                <w:webHidden/>
              </w:rPr>
            </w:r>
            <w:r>
              <w:rPr>
                <w:noProof/>
                <w:webHidden/>
              </w:rPr>
              <w:fldChar w:fldCharType="separate"/>
            </w:r>
            <w:r w:rsidR="00FB082E">
              <w:rPr>
                <w:noProof/>
                <w:webHidden/>
              </w:rPr>
              <w:t>54</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81" w:history="1">
            <w:r w:rsidR="00E81E14" w:rsidRPr="002714BD">
              <w:rPr>
                <w:rStyle w:val="Hyperlink"/>
                <w:noProof/>
              </w:rPr>
              <w:t>10.3. Unit Test Result for Seamless Mobility and Roaming</w:t>
            </w:r>
            <w:r w:rsidR="00E81E14">
              <w:rPr>
                <w:noProof/>
                <w:webHidden/>
              </w:rPr>
              <w:tab/>
            </w:r>
            <w:r>
              <w:rPr>
                <w:noProof/>
                <w:webHidden/>
              </w:rPr>
              <w:fldChar w:fldCharType="begin"/>
            </w:r>
            <w:r w:rsidR="00E81E14">
              <w:rPr>
                <w:noProof/>
                <w:webHidden/>
              </w:rPr>
              <w:instrText xml:space="preserve"> PAGEREF _Toc345761781 \h </w:instrText>
            </w:r>
            <w:r>
              <w:rPr>
                <w:noProof/>
                <w:webHidden/>
              </w:rPr>
            </w:r>
            <w:r>
              <w:rPr>
                <w:noProof/>
                <w:webHidden/>
              </w:rPr>
              <w:fldChar w:fldCharType="separate"/>
            </w:r>
            <w:r w:rsidR="00FB082E">
              <w:rPr>
                <w:noProof/>
                <w:webHidden/>
              </w:rPr>
              <w:t>55</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82" w:history="1">
            <w:r w:rsidR="00E81E14" w:rsidRPr="002714BD">
              <w:rPr>
                <w:rStyle w:val="Hyperlink"/>
                <w:noProof/>
              </w:rPr>
              <w:t>10.4. Unit Test Result for Packet Transfer</w:t>
            </w:r>
            <w:r w:rsidR="00E81E14">
              <w:rPr>
                <w:noProof/>
                <w:webHidden/>
              </w:rPr>
              <w:tab/>
            </w:r>
            <w:r>
              <w:rPr>
                <w:noProof/>
                <w:webHidden/>
              </w:rPr>
              <w:fldChar w:fldCharType="begin"/>
            </w:r>
            <w:r w:rsidR="00E81E14">
              <w:rPr>
                <w:noProof/>
                <w:webHidden/>
              </w:rPr>
              <w:instrText xml:space="preserve"> PAGEREF _Toc345761782 \h </w:instrText>
            </w:r>
            <w:r>
              <w:rPr>
                <w:noProof/>
                <w:webHidden/>
              </w:rPr>
            </w:r>
            <w:r>
              <w:rPr>
                <w:noProof/>
                <w:webHidden/>
              </w:rPr>
              <w:fldChar w:fldCharType="separate"/>
            </w:r>
            <w:r w:rsidR="00FB082E">
              <w:rPr>
                <w:noProof/>
                <w:webHidden/>
              </w:rPr>
              <w:t>56</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83" w:history="1">
            <w:r w:rsidR="00E81E14" w:rsidRPr="002714BD">
              <w:rPr>
                <w:rStyle w:val="Hyperlink"/>
                <w:noProof/>
              </w:rPr>
              <w:t>10.5. Unit Test Result for Update Packets</w:t>
            </w:r>
            <w:r w:rsidR="00E81E14">
              <w:rPr>
                <w:noProof/>
                <w:webHidden/>
              </w:rPr>
              <w:tab/>
            </w:r>
            <w:r>
              <w:rPr>
                <w:noProof/>
                <w:webHidden/>
              </w:rPr>
              <w:fldChar w:fldCharType="begin"/>
            </w:r>
            <w:r w:rsidR="00E81E14">
              <w:rPr>
                <w:noProof/>
                <w:webHidden/>
              </w:rPr>
              <w:instrText xml:space="preserve"> PAGEREF _Toc345761783 \h </w:instrText>
            </w:r>
            <w:r>
              <w:rPr>
                <w:noProof/>
                <w:webHidden/>
              </w:rPr>
            </w:r>
            <w:r>
              <w:rPr>
                <w:noProof/>
                <w:webHidden/>
              </w:rPr>
              <w:fldChar w:fldCharType="separate"/>
            </w:r>
            <w:r w:rsidR="00FB082E">
              <w:rPr>
                <w:noProof/>
                <w:webHidden/>
              </w:rPr>
              <w:t>57</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84" w:history="1">
            <w:r w:rsidR="00E81E14" w:rsidRPr="002714BD">
              <w:rPr>
                <w:rStyle w:val="Hyperlink"/>
                <w:noProof/>
                <w:lang w:bidi="en-US"/>
              </w:rPr>
              <w:t>11.</w:t>
            </w:r>
            <w:r w:rsidR="00E81E14">
              <w:rPr>
                <w:rFonts w:eastAsiaTheme="minorEastAsia"/>
                <w:b w:val="0"/>
                <w:caps w:val="0"/>
                <w:noProof/>
                <w:lang w:val="tr-TR" w:eastAsia="tr-TR"/>
              </w:rPr>
              <w:tab/>
            </w:r>
            <w:r w:rsidR="00E81E14" w:rsidRPr="002714BD">
              <w:rPr>
                <w:rStyle w:val="Hyperlink"/>
                <w:noProof/>
                <w:lang w:bidi="en-US"/>
              </w:rPr>
              <w:t>User Modeling And Mobility</w:t>
            </w:r>
            <w:r w:rsidR="00E81E14">
              <w:rPr>
                <w:noProof/>
                <w:webHidden/>
              </w:rPr>
              <w:tab/>
            </w:r>
            <w:r>
              <w:rPr>
                <w:noProof/>
                <w:webHidden/>
              </w:rPr>
              <w:fldChar w:fldCharType="begin"/>
            </w:r>
            <w:r w:rsidR="00E81E14">
              <w:rPr>
                <w:noProof/>
                <w:webHidden/>
              </w:rPr>
              <w:instrText xml:space="preserve"> PAGEREF _Toc345761784 \h </w:instrText>
            </w:r>
            <w:r>
              <w:rPr>
                <w:noProof/>
                <w:webHidden/>
              </w:rPr>
            </w:r>
            <w:r>
              <w:rPr>
                <w:noProof/>
                <w:webHidden/>
              </w:rPr>
              <w:fldChar w:fldCharType="separate"/>
            </w:r>
            <w:r w:rsidR="00FB082E">
              <w:rPr>
                <w:noProof/>
                <w:webHidden/>
              </w:rPr>
              <w:t>58</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85" w:history="1">
            <w:r w:rsidR="00E81E14" w:rsidRPr="002714BD">
              <w:rPr>
                <w:rStyle w:val="Hyperlink"/>
                <w:noProof/>
              </w:rPr>
              <w:t>11.1. User Actions</w:t>
            </w:r>
            <w:r w:rsidR="00E81E14">
              <w:rPr>
                <w:noProof/>
                <w:webHidden/>
              </w:rPr>
              <w:tab/>
            </w:r>
            <w:r>
              <w:rPr>
                <w:noProof/>
                <w:webHidden/>
              </w:rPr>
              <w:fldChar w:fldCharType="begin"/>
            </w:r>
            <w:r w:rsidR="00E81E14">
              <w:rPr>
                <w:noProof/>
                <w:webHidden/>
              </w:rPr>
              <w:instrText xml:space="preserve"> PAGEREF _Toc345761785 \h </w:instrText>
            </w:r>
            <w:r>
              <w:rPr>
                <w:noProof/>
                <w:webHidden/>
              </w:rPr>
            </w:r>
            <w:r>
              <w:rPr>
                <w:noProof/>
                <w:webHidden/>
              </w:rPr>
              <w:fldChar w:fldCharType="separate"/>
            </w:r>
            <w:r w:rsidR="00FB082E">
              <w:rPr>
                <w:noProof/>
                <w:webHidden/>
              </w:rPr>
              <w:t>58</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86" w:history="1">
            <w:r w:rsidR="00E81E14" w:rsidRPr="002714BD">
              <w:rPr>
                <w:rStyle w:val="Hyperlink"/>
                <w:noProof/>
              </w:rPr>
              <w:t>11.2. Client Types</w:t>
            </w:r>
            <w:r w:rsidR="00E81E14">
              <w:rPr>
                <w:noProof/>
                <w:webHidden/>
              </w:rPr>
              <w:tab/>
            </w:r>
            <w:r>
              <w:rPr>
                <w:noProof/>
                <w:webHidden/>
              </w:rPr>
              <w:fldChar w:fldCharType="begin"/>
            </w:r>
            <w:r w:rsidR="00E81E14">
              <w:rPr>
                <w:noProof/>
                <w:webHidden/>
              </w:rPr>
              <w:instrText xml:space="preserve"> PAGEREF _Toc345761786 \h </w:instrText>
            </w:r>
            <w:r>
              <w:rPr>
                <w:noProof/>
                <w:webHidden/>
              </w:rPr>
            </w:r>
            <w:r>
              <w:rPr>
                <w:noProof/>
                <w:webHidden/>
              </w:rPr>
              <w:fldChar w:fldCharType="separate"/>
            </w:r>
            <w:r w:rsidR="00FB082E">
              <w:rPr>
                <w:noProof/>
                <w:webHidden/>
              </w:rPr>
              <w:t>59</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87" w:history="1">
            <w:r w:rsidR="00E81E14" w:rsidRPr="002714BD">
              <w:rPr>
                <w:rStyle w:val="Hyperlink"/>
                <w:noProof/>
              </w:rPr>
              <w:t>11.3. User Mobility and Timing</w:t>
            </w:r>
            <w:r w:rsidR="00E81E14">
              <w:rPr>
                <w:noProof/>
                <w:webHidden/>
              </w:rPr>
              <w:tab/>
            </w:r>
            <w:r>
              <w:rPr>
                <w:noProof/>
                <w:webHidden/>
              </w:rPr>
              <w:fldChar w:fldCharType="begin"/>
            </w:r>
            <w:r w:rsidR="00E81E14">
              <w:rPr>
                <w:noProof/>
                <w:webHidden/>
              </w:rPr>
              <w:instrText xml:space="preserve"> PAGEREF _Toc345761787 \h </w:instrText>
            </w:r>
            <w:r>
              <w:rPr>
                <w:noProof/>
                <w:webHidden/>
              </w:rPr>
            </w:r>
            <w:r>
              <w:rPr>
                <w:noProof/>
                <w:webHidden/>
              </w:rPr>
              <w:fldChar w:fldCharType="separate"/>
            </w:r>
            <w:r w:rsidR="00FB082E">
              <w:rPr>
                <w:noProof/>
                <w:webHidden/>
              </w:rPr>
              <w:t>61</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88" w:history="1">
            <w:r w:rsidR="00E81E14" w:rsidRPr="002714BD">
              <w:rPr>
                <w:rStyle w:val="Hyperlink"/>
                <w:noProof/>
                <w:lang w:bidi="en-US"/>
              </w:rPr>
              <w:t>12.</w:t>
            </w:r>
            <w:r w:rsidR="00E81E14">
              <w:rPr>
                <w:rFonts w:eastAsiaTheme="minorEastAsia"/>
                <w:b w:val="0"/>
                <w:caps w:val="0"/>
                <w:noProof/>
                <w:lang w:val="tr-TR" w:eastAsia="tr-TR"/>
              </w:rPr>
              <w:tab/>
            </w:r>
            <w:r w:rsidR="00E81E14" w:rsidRPr="002714BD">
              <w:rPr>
                <w:rStyle w:val="Hyperlink"/>
                <w:noProof/>
                <w:lang w:bidi="en-US"/>
              </w:rPr>
              <w:t>Results for Real-Life Scenario Simulation</w:t>
            </w:r>
            <w:r w:rsidR="00E81E14">
              <w:rPr>
                <w:noProof/>
                <w:webHidden/>
              </w:rPr>
              <w:tab/>
            </w:r>
            <w:r>
              <w:rPr>
                <w:noProof/>
                <w:webHidden/>
              </w:rPr>
              <w:fldChar w:fldCharType="begin"/>
            </w:r>
            <w:r w:rsidR="00E81E14">
              <w:rPr>
                <w:noProof/>
                <w:webHidden/>
              </w:rPr>
              <w:instrText xml:space="preserve"> PAGEREF _Toc345761788 \h </w:instrText>
            </w:r>
            <w:r>
              <w:rPr>
                <w:noProof/>
                <w:webHidden/>
              </w:rPr>
            </w:r>
            <w:r>
              <w:rPr>
                <w:noProof/>
                <w:webHidden/>
              </w:rPr>
              <w:fldChar w:fldCharType="separate"/>
            </w:r>
            <w:r w:rsidR="00FB082E">
              <w:rPr>
                <w:noProof/>
                <w:webHidden/>
              </w:rPr>
              <w:t>63</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89" w:history="1">
            <w:r w:rsidR="00E81E14" w:rsidRPr="002714BD">
              <w:rPr>
                <w:rStyle w:val="Hyperlink"/>
                <w:noProof/>
              </w:rPr>
              <w:t>12.1. Overview</w:t>
            </w:r>
            <w:r w:rsidR="00E81E14">
              <w:rPr>
                <w:noProof/>
                <w:webHidden/>
              </w:rPr>
              <w:tab/>
            </w:r>
            <w:r>
              <w:rPr>
                <w:noProof/>
                <w:webHidden/>
              </w:rPr>
              <w:fldChar w:fldCharType="begin"/>
            </w:r>
            <w:r w:rsidR="00E81E14">
              <w:rPr>
                <w:noProof/>
                <w:webHidden/>
              </w:rPr>
              <w:instrText xml:space="preserve"> PAGEREF _Toc345761789 \h </w:instrText>
            </w:r>
            <w:r>
              <w:rPr>
                <w:noProof/>
                <w:webHidden/>
              </w:rPr>
            </w:r>
            <w:r>
              <w:rPr>
                <w:noProof/>
                <w:webHidden/>
              </w:rPr>
              <w:fldChar w:fldCharType="separate"/>
            </w:r>
            <w:r w:rsidR="00FB082E">
              <w:rPr>
                <w:noProof/>
                <w:webHidden/>
              </w:rPr>
              <w:t>63</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90" w:history="1">
            <w:r w:rsidR="00E81E14" w:rsidRPr="002714BD">
              <w:rPr>
                <w:rStyle w:val="Hyperlink"/>
                <w:noProof/>
              </w:rPr>
              <w:t>12.2. Real-Life Scenario Simulation Result for Initial Authorization</w:t>
            </w:r>
            <w:r w:rsidR="00E81E14">
              <w:rPr>
                <w:noProof/>
                <w:webHidden/>
              </w:rPr>
              <w:tab/>
            </w:r>
            <w:r>
              <w:rPr>
                <w:noProof/>
                <w:webHidden/>
              </w:rPr>
              <w:fldChar w:fldCharType="begin"/>
            </w:r>
            <w:r w:rsidR="00E81E14">
              <w:rPr>
                <w:noProof/>
                <w:webHidden/>
              </w:rPr>
              <w:instrText xml:space="preserve"> PAGEREF _Toc345761790 \h </w:instrText>
            </w:r>
            <w:r>
              <w:rPr>
                <w:noProof/>
                <w:webHidden/>
              </w:rPr>
            </w:r>
            <w:r>
              <w:rPr>
                <w:noProof/>
                <w:webHidden/>
              </w:rPr>
              <w:fldChar w:fldCharType="separate"/>
            </w:r>
            <w:r w:rsidR="00FB082E">
              <w:rPr>
                <w:noProof/>
                <w:webHidden/>
              </w:rPr>
              <w:t>65</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91" w:history="1">
            <w:r w:rsidR="00E81E14" w:rsidRPr="002714BD">
              <w:rPr>
                <w:rStyle w:val="Hyperlink"/>
                <w:noProof/>
              </w:rPr>
              <w:t>12.3. Real-Life Scenario Simulation Result for Reuse of a Connection Card Protocol</w:t>
            </w:r>
            <w:r w:rsidR="00E81E14">
              <w:rPr>
                <w:noProof/>
                <w:webHidden/>
              </w:rPr>
              <w:tab/>
            </w:r>
            <w:r>
              <w:rPr>
                <w:noProof/>
                <w:webHidden/>
              </w:rPr>
              <w:fldChar w:fldCharType="begin"/>
            </w:r>
            <w:r w:rsidR="00E81E14">
              <w:rPr>
                <w:noProof/>
                <w:webHidden/>
              </w:rPr>
              <w:instrText xml:space="preserve"> PAGEREF _Toc345761791 \h </w:instrText>
            </w:r>
            <w:r>
              <w:rPr>
                <w:noProof/>
                <w:webHidden/>
              </w:rPr>
            </w:r>
            <w:r>
              <w:rPr>
                <w:noProof/>
                <w:webHidden/>
              </w:rPr>
              <w:fldChar w:fldCharType="separate"/>
            </w:r>
            <w:r w:rsidR="00FB082E">
              <w:rPr>
                <w:noProof/>
                <w:webHidden/>
              </w:rPr>
              <w:t>66</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92" w:history="1">
            <w:r w:rsidR="00E81E14" w:rsidRPr="002714BD">
              <w:rPr>
                <w:rStyle w:val="Hyperlink"/>
                <w:noProof/>
              </w:rPr>
              <w:t>12.4. Real-Life Scenario Simulation Result for Changing Alias</w:t>
            </w:r>
            <w:r w:rsidR="00E81E14">
              <w:rPr>
                <w:noProof/>
                <w:webHidden/>
              </w:rPr>
              <w:tab/>
            </w:r>
            <w:r>
              <w:rPr>
                <w:noProof/>
                <w:webHidden/>
              </w:rPr>
              <w:fldChar w:fldCharType="begin"/>
            </w:r>
            <w:r w:rsidR="00E81E14">
              <w:rPr>
                <w:noProof/>
                <w:webHidden/>
              </w:rPr>
              <w:instrText xml:space="preserve"> PAGEREF _Toc345761792 \h </w:instrText>
            </w:r>
            <w:r>
              <w:rPr>
                <w:noProof/>
                <w:webHidden/>
              </w:rPr>
            </w:r>
            <w:r>
              <w:rPr>
                <w:noProof/>
                <w:webHidden/>
              </w:rPr>
              <w:fldChar w:fldCharType="separate"/>
            </w:r>
            <w:r w:rsidR="00FB082E">
              <w:rPr>
                <w:noProof/>
                <w:webHidden/>
              </w:rPr>
              <w:t>67</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93" w:history="1">
            <w:r w:rsidR="00E81E14" w:rsidRPr="002714BD">
              <w:rPr>
                <w:rStyle w:val="Hyperlink"/>
                <w:noProof/>
              </w:rPr>
              <w:t>12.5. Real-Life Scenario Simulation Result for Disconnection</w:t>
            </w:r>
            <w:r w:rsidR="00E81E14">
              <w:rPr>
                <w:noProof/>
                <w:webHidden/>
              </w:rPr>
              <w:tab/>
            </w:r>
            <w:r>
              <w:rPr>
                <w:noProof/>
                <w:webHidden/>
              </w:rPr>
              <w:fldChar w:fldCharType="begin"/>
            </w:r>
            <w:r w:rsidR="00E81E14">
              <w:rPr>
                <w:noProof/>
                <w:webHidden/>
              </w:rPr>
              <w:instrText xml:space="preserve"> PAGEREF _Toc345761793 \h </w:instrText>
            </w:r>
            <w:r>
              <w:rPr>
                <w:noProof/>
                <w:webHidden/>
              </w:rPr>
            </w:r>
            <w:r>
              <w:rPr>
                <w:noProof/>
                <w:webHidden/>
              </w:rPr>
              <w:fldChar w:fldCharType="separate"/>
            </w:r>
            <w:r w:rsidR="00FB082E">
              <w:rPr>
                <w:noProof/>
                <w:webHidden/>
              </w:rPr>
              <w:t>68</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94" w:history="1">
            <w:r w:rsidR="00E81E14" w:rsidRPr="002714BD">
              <w:rPr>
                <w:rStyle w:val="Hyperlink"/>
                <w:noProof/>
              </w:rPr>
              <w:t>12.6. Real-Life Scenario Simulation Result for Update Packets</w:t>
            </w:r>
            <w:r w:rsidR="00E81E14">
              <w:rPr>
                <w:noProof/>
                <w:webHidden/>
              </w:rPr>
              <w:tab/>
            </w:r>
            <w:r>
              <w:rPr>
                <w:noProof/>
                <w:webHidden/>
              </w:rPr>
              <w:fldChar w:fldCharType="begin"/>
            </w:r>
            <w:r w:rsidR="00E81E14">
              <w:rPr>
                <w:noProof/>
                <w:webHidden/>
              </w:rPr>
              <w:instrText xml:space="preserve"> PAGEREF _Toc345761794 \h </w:instrText>
            </w:r>
            <w:r>
              <w:rPr>
                <w:noProof/>
                <w:webHidden/>
              </w:rPr>
            </w:r>
            <w:r>
              <w:rPr>
                <w:noProof/>
                <w:webHidden/>
              </w:rPr>
              <w:fldChar w:fldCharType="separate"/>
            </w:r>
            <w:r w:rsidR="00FB082E">
              <w:rPr>
                <w:noProof/>
                <w:webHidden/>
              </w:rPr>
              <w:t>68</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95" w:history="1">
            <w:r w:rsidR="00E81E14" w:rsidRPr="002714BD">
              <w:rPr>
                <w:rStyle w:val="Hyperlink"/>
                <w:noProof/>
              </w:rPr>
              <w:t>12.7. Real-Life Scenario Simulation Result for Seamless Mobility in Home Operator Protocol</w:t>
            </w:r>
            <w:r w:rsidR="00E81E14">
              <w:rPr>
                <w:noProof/>
                <w:webHidden/>
              </w:rPr>
              <w:tab/>
            </w:r>
            <w:r>
              <w:rPr>
                <w:noProof/>
                <w:webHidden/>
              </w:rPr>
              <w:fldChar w:fldCharType="begin"/>
            </w:r>
            <w:r w:rsidR="00E81E14">
              <w:rPr>
                <w:noProof/>
                <w:webHidden/>
              </w:rPr>
              <w:instrText xml:space="preserve"> PAGEREF _Toc345761795 \h </w:instrText>
            </w:r>
            <w:r>
              <w:rPr>
                <w:noProof/>
                <w:webHidden/>
              </w:rPr>
            </w:r>
            <w:r>
              <w:rPr>
                <w:noProof/>
                <w:webHidden/>
              </w:rPr>
              <w:fldChar w:fldCharType="separate"/>
            </w:r>
            <w:r w:rsidR="00FB082E">
              <w:rPr>
                <w:noProof/>
                <w:webHidden/>
              </w:rPr>
              <w:t>69</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96" w:history="1">
            <w:r w:rsidR="00E81E14" w:rsidRPr="002714BD">
              <w:rPr>
                <w:rStyle w:val="Hyperlink"/>
                <w:noProof/>
              </w:rPr>
              <w:t>12.8. Real-Life Scenario Simulation Result for Roaming Protocol</w:t>
            </w:r>
            <w:r w:rsidR="00E81E14">
              <w:rPr>
                <w:noProof/>
                <w:webHidden/>
              </w:rPr>
              <w:tab/>
            </w:r>
            <w:r>
              <w:rPr>
                <w:noProof/>
                <w:webHidden/>
              </w:rPr>
              <w:fldChar w:fldCharType="begin"/>
            </w:r>
            <w:r w:rsidR="00E81E14">
              <w:rPr>
                <w:noProof/>
                <w:webHidden/>
              </w:rPr>
              <w:instrText xml:space="preserve"> PAGEREF _Toc345761796 \h </w:instrText>
            </w:r>
            <w:r>
              <w:rPr>
                <w:noProof/>
                <w:webHidden/>
              </w:rPr>
            </w:r>
            <w:r>
              <w:rPr>
                <w:noProof/>
                <w:webHidden/>
              </w:rPr>
              <w:fldChar w:fldCharType="separate"/>
            </w:r>
            <w:r w:rsidR="00FB082E">
              <w:rPr>
                <w:noProof/>
                <w:webHidden/>
              </w:rPr>
              <w:t>70</w:t>
            </w:r>
            <w:r>
              <w:rPr>
                <w:noProof/>
                <w:webHidden/>
              </w:rPr>
              <w:fldChar w:fldCharType="end"/>
            </w:r>
          </w:hyperlink>
        </w:p>
        <w:p w:rsidR="00E81E14" w:rsidRDefault="00B97DA2">
          <w:pPr>
            <w:pStyle w:val="TOC2"/>
            <w:tabs>
              <w:tab w:val="right" w:leader="dot" w:pos="9016"/>
            </w:tabs>
            <w:rPr>
              <w:rFonts w:eastAsiaTheme="minorEastAsia"/>
              <w:smallCaps w:val="0"/>
              <w:noProof/>
              <w:lang w:val="tr-TR" w:eastAsia="tr-TR"/>
            </w:rPr>
          </w:pPr>
          <w:hyperlink w:anchor="_Toc345761797" w:history="1">
            <w:r w:rsidR="00E81E14" w:rsidRPr="002714BD">
              <w:rPr>
                <w:rStyle w:val="Hyperlink"/>
                <w:noProof/>
              </w:rPr>
              <w:t>12.9. Real-Life Scenario Simulation Result for Packet Transfer</w:t>
            </w:r>
            <w:r w:rsidR="00E81E14">
              <w:rPr>
                <w:noProof/>
                <w:webHidden/>
              </w:rPr>
              <w:tab/>
            </w:r>
            <w:r>
              <w:rPr>
                <w:noProof/>
                <w:webHidden/>
              </w:rPr>
              <w:fldChar w:fldCharType="begin"/>
            </w:r>
            <w:r w:rsidR="00E81E14">
              <w:rPr>
                <w:noProof/>
                <w:webHidden/>
              </w:rPr>
              <w:instrText xml:space="preserve"> PAGEREF _Toc345761797 \h </w:instrText>
            </w:r>
            <w:r>
              <w:rPr>
                <w:noProof/>
                <w:webHidden/>
              </w:rPr>
            </w:r>
            <w:r>
              <w:rPr>
                <w:noProof/>
                <w:webHidden/>
              </w:rPr>
              <w:fldChar w:fldCharType="separate"/>
            </w:r>
            <w:r w:rsidR="00FB082E">
              <w:rPr>
                <w:noProof/>
                <w:webHidden/>
              </w:rPr>
              <w:t>71</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98" w:history="1">
            <w:r w:rsidR="00E81E14" w:rsidRPr="002714BD">
              <w:rPr>
                <w:rStyle w:val="Hyperlink"/>
                <w:noProof/>
                <w:lang w:bidi="en-US"/>
              </w:rPr>
              <w:t>13.</w:t>
            </w:r>
            <w:r w:rsidR="00E81E14">
              <w:rPr>
                <w:rFonts w:eastAsiaTheme="minorEastAsia"/>
                <w:b w:val="0"/>
                <w:caps w:val="0"/>
                <w:noProof/>
                <w:lang w:val="tr-TR" w:eastAsia="tr-TR"/>
              </w:rPr>
              <w:tab/>
            </w:r>
            <w:r w:rsidR="00E81E14" w:rsidRPr="002714BD">
              <w:rPr>
                <w:rStyle w:val="Hyperlink"/>
                <w:noProof/>
                <w:shd w:val="clear" w:color="auto" w:fill="FFFFFF"/>
                <w:lang w:bidi="en-US"/>
              </w:rPr>
              <w:t>discussion</w:t>
            </w:r>
            <w:r w:rsidR="00E81E14">
              <w:rPr>
                <w:noProof/>
                <w:webHidden/>
              </w:rPr>
              <w:tab/>
            </w:r>
            <w:r>
              <w:rPr>
                <w:noProof/>
                <w:webHidden/>
              </w:rPr>
              <w:fldChar w:fldCharType="begin"/>
            </w:r>
            <w:r w:rsidR="00E81E14">
              <w:rPr>
                <w:noProof/>
                <w:webHidden/>
              </w:rPr>
              <w:instrText xml:space="preserve"> PAGEREF _Toc345761798 \h </w:instrText>
            </w:r>
            <w:r>
              <w:rPr>
                <w:noProof/>
                <w:webHidden/>
              </w:rPr>
            </w:r>
            <w:r>
              <w:rPr>
                <w:noProof/>
                <w:webHidden/>
              </w:rPr>
              <w:fldChar w:fldCharType="separate"/>
            </w:r>
            <w:r w:rsidR="00FB082E">
              <w:rPr>
                <w:noProof/>
                <w:webHidden/>
              </w:rPr>
              <w:t>72</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799" w:history="1">
            <w:r w:rsidR="00E81E14" w:rsidRPr="002714BD">
              <w:rPr>
                <w:rStyle w:val="Hyperlink"/>
                <w:noProof/>
                <w:lang w:bidi="en-US"/>
              </w:rPr>
              <w:t>14.</w:t>
            </w:r>
            <w:r w:rsidR="00E81E14">
              <w:rPr>
                <w:rFonts w:eastAsiaTheme="minorEastAsia"/>
                <w:b w:val="0"/>
                <w:caps w:val="0"/>
                <w:noProof/>
                <w:lang w:val="tr-TR" w:eastAsia="tr-TR"/>
              </w:rPr>
              <w:tab/>
            </w:r>
            <w:r w:rsidR="00E81E14" w:rsidRPr="002714BD">
              <w:rPr>
                <w:rStyle w:val="Hyperlink"/>
                <w:noProof/>
                <w:lang w:bidi="en-US"/>
              </w:rPr>
              <w:t>Conclusion</w:t>
            </w:r>
            <w:r w:rsidR="00E81E14">
              <w:rPr>
                <w:noProof/>
                <w:webHidden/>
              </w:rPr>
              <w:tab/>
            </w:r>
            <w:r>
              <w:rPr>
                <w:noProof/>
                <w:webHidden/>
              </w:rPr>
              <w:fldChar w:fldCharType="begin"/>
            </w:r>
            <w:r w:rsidR="00E81E14">
              <w:rPr>
                <w:noProof/>
                <w:webHidden/>
              </w:rPr>
              <w:instrText xml:space="preserve"> PAGEREF _Toc345761799 \h </w:instrText>
            </w:r>
            <w:r>
              <w:rPr>
                <w:noProof/>
                <w:webHidden/>
              </w:rPr>
            </w:r>
            <w:r>
              <w:rPr>
                <w:noProof/>
                <w:webHidden/>
              </w:rPr>
              <w:fldChar w:fldCharType="separate"/>
            </w:r>
            <w:r w:rsidR="00FB082E">
              <w:rPr>
                <w:noProof/>
                <w:webHidden/>
              </w:rPr>
              <w:t>74</w:t>
            </w:r>
            <w:r>
              <w:rPr>
                <w:noProof/>
                <w:webHidden/>
              </w:rPr>
              <w:fldChar w:fldCharType="end"/>
            </w:r>
          </w:hyperlink>
        </w:p>
        <w:p w:rsidR="00E81E14" w:rsidRDefault="00B97DA2">
          <w:pPr>
            <w:pStyle w:val="TOC1"/>
            <w:tabs>
              <w:tab w:val="left" w:pos="1100"/>
              <w:tab w:val="right" w:leader="dot" w:pos="9016"/>
            </w:tabs>
            <w:rPr>
              <w:rFonts w:eastAsiaTheme="minorEastAsia"/>
              <w:b w:val="0"/>
              <w:caps w:val="0"/>
              <w:noProof/>
              <w:lang w:val="tr-TR" w:eastAsia="tr-TR"/>
            </w:rPr>
          </w:pPr>
          <w:hyperlink w:anchor="_Toc345761800" w:history="1">
            <w:r w:rsidR="00E81E14" w:rsidRPr="002714BD">
              <w:rPr>
                <w:rStyle w:val="Hyperlink"/>
                <w:noProof/>
                <w:lang w:bidi="en-US"/>
              </w:rPr>
              <w:t>15.</w:t>
            </w:r>
            <w:r w:rsidR="00E81E14">
              <w:rPr>
                <w:rFonts w:eastAsiaTheme="minorEastAsia"/>
                <w:b w:val="0"/>
                <w:caps w:val="0"/>
                <w:noProof/>
                <w:lang w:val="tr-TR" w:eastAsia="tr-TR"/>
              </w:rPr>
              <w:tab/>
            </w:r>
            <w:r w:rsidR="00E81E14" w:rsidRPr="002714BD">
              <w:rPr>
                <w:rStyle w:val="Hyperlink"/>
                <w:noProof/>
                <w:lang w:bidi="en-US"/>
              </w:rPr>
              <w:t>References</w:t>
            </w:r>
            <w:r w:rsidR="00E81E14">
              <w:rPr>
                <w:noProof/>
                <w:webHidden/>
              </w:rPr>
              <w:tab/>
            </w:r>
            <w:r>
              <w:rPr>
                <w:noProof/>
                <w:webHidden/>
              </w:rPr>
              <w:fldChar w:fldCharType="begin"/>
            </w:r>
            <w:r w:rsidR="00E81E14">
              <w:rPr>
                <w:noProof/>
                <w:webHidden/>
              </w:rPr>
              <w:instrText xml:space="preserve"> PAGEREF _Toc345761800 \h </w:instrText>
            </w:r>
            <w:r>
              <w:rPr>
                <w:noProof/>
                <w:webHidden/>
              </w:rPr>
            </w:r>
            <w:r>
              <w:rPr>
                <w:noProof/>
                <w:webHidden/>
              </w:rPr>
              <w:fldChar w:fldCharType="separate"/>
            </w:r>
            <w:r w:rsidR="00FB082E">
              <w:rPr>
                <w:noProof/>
                <w:webHidden/>
              </w:rPr>
              <w:t>75</w:t>
            </w:r>
            <w:r>
              <w:rPr>
                <w:noProof/>
                <w:webHidden/>
              </w:rPr>
              <w:fldChar w:fldCharType="end"/>
            </w:r>
          </w:hyperlink>
        </w:p>
        <w:p w:rsidR="00AF68CD" w:rsidRPr="00FF01E5" w:rsidRDefault="00B97DA2" w:rsidP="00CE5831">
          <w:pPr>
            <w:spacing w:beforeLines="100" w:afterLines="100"/>
            <w:jc w:val="left"/>
            <w:rPr>
              <w:rFonts w:ascii="Times New Roman" w:hAnsi="Times New Roman" w:cs="Times New Roman"/>
              <w:sz w:val="24"/>
              <w:szCs w:val="24"/>
            </w:rPr>
          </w:pPr>
          <w:r w:rsidRPr="00FF01E5">
            <w:rPr>
              <w:rFonts w:ascii="Times New Roman" w:hAnsi="Times New Roman" w:cs="Times New Roman"/>
              <w:sz w:val="24"/>
              <w:szCs w:val="24"/>
            </w:rPr>
            <w:lastRenderedPageBreak/>
            <w:fldChar w:fldCharType="end"/>
          </w:r>
        </w:p>
      </w:sdtContent>
    </w:sdt>
    <w:p w:rsidR="00AF68CD" w:rsidRPr="00FF01E5" w:rsidRDefault="00AF68CD" w:rsidP="00CB0A51">
      <w:pPr>
        <w:pStyle w:val="Heading1"/>
        <w:numPr>
          <w:ilvl w:val="0"/>
          <w:numId w:val="0"/>
        </w:numPr>
        <w:spacing w:before="240"/>
        <w:ind w:left="360"/>
      </w:pPr>
      <w:bookmarkStart w:id="38" w:name="_Toc345361549"/>
      <w:bookmarkStart w:id="39" w:name="_Toc345761744"/>
      <w:r w:rsidRPr="00FF01E5">
        <w:lastRenderedPageBreak/>
        <w:t>list of figures</w:t>
      </w:r>
      <w:bookmarkEnd w:id="38"/>
      <w:bookmarkEnd w:id="39"/>
    </w:p>
    <w:p w:rsidR="00FF01E5" w:rsidRPr="00FF01E5" w:rsidRDefault="00B97DA2">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8</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9</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12</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13</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13</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14</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23</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32</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34</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36</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38</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40</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42</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44</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46</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54</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54</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lastRenderedPageBreak/>
        <w:t>Figure 10.3. Seamless Mobility and Roaming Protocols Unit Test Result</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55</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56</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57</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58</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61</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64</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64</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65</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66</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67</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68</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68</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69</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70</w:t>
      </w:r>
      <w:r w:rsidR="00B97DA2"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00B97DA2"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00B97DA2" w:rsidRPr="00FF01E5">
        <w:rPr>
          <w:rFonts w:ascii="Times New Roman" w:hAnsi="Times New Roman" w:cs="Times New Roman"/>
          <w:noProof/>
          <w:sz w:val="24"/>
          <w:szCs w:val="24"/>
        </w:rPr>
      </w:r>
      <w:r w:rsidR="00B97DA2"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71</w:t>
      </w:r>
      <w:r w:rsidR="00B97DA2" w:rsidRPr="00FF01E5">
        <w:rPr>
          <w:rFonts w:ascii="Times New Roman" w:hAnsi="Times New Roman" w:cs="Times New Roman"/>
          <w:noProof/>
          <w:sz w:val="24"/>
          <w:szCs w:val="24"/>
        </w:rPr>
        <w:fldChar w:fldCharType="end"/>
      </w:r>
    </w:p>
    <w:p w:rsidR="009D69C7" w:rsidRPr="00FF01E5" w:rsidRDefault="00B97DA2" w:rsidP="009D69C7">
      <w:pPr>
        <w:rPr>
          <w:rFonts w:ascii="Times New Roman" w:hAnsi="Times New Roman" w:cs="Times New Roman"/>
        </w:rPr>
      </w:pPr>
      <w:r w:rsidRPr="00FF01E5">
        <w:rPr>
          <w:rFonts w:ascii="Times New Roman" w:hAnsi="Times New Roman" w:cs="Times New Roman"/>
          <w:sz w:val="24"/>
          <w:szCs w:val="24"/>
        </w:rPr>
        <w:fldChar w:fldCharType="end"/>
      </w:r>
    </w:p>
    <w:p w:rsidR="00AF68CD" w:rsidRPr="00FF01E5" w:rsidRDefault="00AF68CD" w:rsidP="00CB0A51">
      <w:pPr>
        <w:pStyle w:val="Heading1"/>
        <w:numPr>
          <w:ilvl w:val="0"/>
          <w:numId w:val="0"/>
        </w:numPr>
        <w:spacing w:before="240"/>
        <w:ind w:left="360"/>
      </w:pPr>
      <w:bookmarkStart w:id="40" w:name="_Toc345361550"/>
      <w:bookmarkStart w:id="41" w:name="_Toc345761745"/>
      <w:r w:rsidRPr="00FF01E5">
        <w:lastRenderedPageBreak/>
        <w:t>list of tables</w:t>
      </w:r>
      <w:bookmarkEnd w:id="40"/>
      <w:bookmarkEnd w:id="41"/>
    </w:p>
    <w:p w:rsidR="00BC53FF" w:rsidRPr="00BC53FF" w:rsidRDefault="00B97DA2">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sz w:val="24"/>
          <w:szCs w:val="24"/>
        </w:rPr>
        <w:fldChar w:fldCharType="begin"/>
      </w:r>
      <w:r w:rsidR="0087072F" w:rsidRPr="00BC53FF">
        <w:rPr>
          <w:rFonts w:ascii="Times New Roman" w:hAnsi="Times New Roman" w:cs="Times New Roman"/>
          <w:sz w:val="24"/>
          <w:szCs w:val="24"/>
        </w:rPr>
        <w:instrText xml:space="preserve"> TOC \c "Table" </w:instrText>
      </w:r>
      <w:r w:rsidRPr="00BC53FF">
        <w:rPr>
          <w:rFonts w:ascii="Times New Roman" w:hAnsi="Times New Roman" w:cs="Times New Roman"/>
          <w:sz w:val="24"/>
          <w:szCs w:val="24"/>
        </w:rPr>
        <w:fldChar w:fldCharType="separate"/>
      </w:r>
      <w:r w:rsidR="00BC53FF" w:rsidRPr="00BC53FF">
        <w:rPr>
          <w:rFonts w:ascii="Times New Roman" w:hAnsi="Times New Roman" w:cs="Times New Roman"/>
          <w:noProof/>
          <w:sz w:val="24"/>
          <w:szCs w:val="24"/>
        </w:rPr>
        <w:t>Table 3.1: HMAC Parameters [9]</w:t>
      </w:r>
      <w:r w:rsidR="00BC53FF" w:rsidRPr="00BC53FF">
        <w:rPr>
          <w:rFonts w:ascii="Times New Roman" w:hAnsi="Times New Roman" w:cs="Times New Roman"/>
          <w:noProof/>
          <w:sz w:val="24"/>
          <w:szCs w:val="24"/>
        </w:rPr>
        <w:tab/>
      </w:r>
      <w:r w:rsidRPr="00BC53FF">
        <w:rPr>
          <w:rFonts w:ascii="Times New Roman" w:hAnsi="Times New Roman" w:cs="Times New Roman"/>
          <w:noProof/>
          <w:sz w:val="24"/>
          <w:szCs w:val="24"/>
        </w:rPr>
        <w:fldChar w:fldCharType="begin"/>
      </w:r>
      <w:r w:rsidR="00BC53FF" w:rsidRPr="00BC53FF">
        <w:rPr>
          <w:rFonts w:ascii="Times New Roman" w:hAnsi="Times New Roman" w:cs="Times New Roman"/>
          <w:noProof/>
          <w:sz w:val="24"/>
          <w:szCs w:val="24"/>
        </w:rPr>
        <w:instrText xml:space="preserve"> PAGEREF _Toc345760775 \h </w:instrText>
      </w:r>
      <w:r w:rsidRPr="00BC53FF">
        <w:rPr>
          <w:rFonts w:ascii="Times New Roman" w:hAnsi="Times New Roman" w:cs="Times New Roman"/>
          <w:noProof/>
          <w:sz w:val="24"/>
          <w:szCs w:val="24"/>
        </w:rPr>
      </w:r>
      <w:r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11</w:t>
      </w:r>
      <w:r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5.1. System Entities</w:t>
      </w:r>
      <w:r w:rsidRPr="00BC53FF">
        <w:rPr>
          <w:rFonts w:ascii="Times New Roman" w:hAnsi="Times New Roman" w:cs="Times New Roman"/>
          <w:noProof/>
          <w:sz w:val="24"/>
          <w:szCs w:val="24"/>
        </w:rPr>
        <w:tab/>
      </w:r>
      <w:r w:rsidR="00B97DA2"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_Toc345760776 \h </w:instrText>
      </w:r>
      <w:r w:rsidR="00B97DA2" w:rsidRPr="00BC53FF">
        <w:rPr>
          <w:rFonts w:ascii="Times New Roman" w:hAnsi="Times New Roman" w:cs="Times New Roman"/>
          <w:noProof/>
          <w:sz w:val="24"/>
          <w:szCs w:val="24"/>
        </w:rPr>
      </w:r>
      <w:r w:rsidR="00B97DA2"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20</w:t>
      </w:r>
      <w:r w:rsidR="00B97DA2"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5.2: The List of the Symbols</w:t>
      </w:r>
      <w:r w:rsidRPr="00BC53FF">
        <w:rPr>
          <w:rFonts w:ascii="Times New Roman" w:hAnsi="Times New Roman" w:cs="Times New Roman"/>
          <w:noProof/>
          <w:sz w:val="24"/>
          <w:szCs w:val="24"/>
        </w:rPr>
        <w:tab/>
      </w:r>
      <w:r w:rsidR="00B97DA2"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_Toc345760777 \h </w:instrText>
      </w:r>
      <w:r w:rsidR="00B97DA2" w:rsidRPr="00BC53FF">
        <w:rPr>
          <w:rFonts w:ascii="Times New Roman" w:hAnsi="Times New Roman" w:cs="Times New Roman"/>
          <w:noProof/>
          <w:sz w:val="24"/>
          <w:szCs w:val="24"/>
        </w:rPr>
      </w:r>
      <w:r w:rsidR="00B97DA2"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21</w:t>
      </w:r>
      <w:r w:rsidR="00B97DA2"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9.1: AP Specifications</w:t>
      </w:r>
      <w:r w:rsidRPr="00BC53FF">
        <w:rPr>
          <w:rFonts w:ascii="Times New Roman" w:hAnsi="Times New Roman" w:cs="Times New Roman"/>
          <w:noProof/>
          <w:sz w:val="24"/>
          <w:szCs w:val="24"/>
        </w:rPr>
        <w:tab/>
      </w:r>
      <w:r w:rsidR="00B97DA2"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_Toc345760778 \h </w:instrText>
      </w:r>
      <w:r w:rsidR="00B97DA2" w:rsidRPr="00BC53FF">
        <w:rPr>
          <w:rFonts w:ascii="Times New Roman" w:hAnsi="Times New Roman" w:cs="Times New Roman"/>
          <w:noProof/>
          <w:sz w:val="24"/>
          <w:szCs w:val="24"/>
        </w:rPr>
      </w:r>
      <w:r w:rsidR="00B97DA2"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51</w:t>
      </w:r>
      <w:r w:rsidR="00B97DA2"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9.2: Platform Specifications</w:t>
      </w:r>
      <w:r w:rsidRPr="00BC53FF">
        <w:rPr>
          <w:rFonts w:ascii="Times New Roman" w:hAnsi="Times New Roman" w:cs="Times New Roman"/>
          <w:noProof/>
          <w:sz w:val="24"/>
          <w:szCs w:val="24"/>
        </w:rPr>
        <w:tab/>
      </w:r>
      <w:r w:rsidR="00B97DA2"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_Toc345760779 \h </w:instrText>
      </w:r>
      <w:r w:rsidR="00B97DA2" w:rsidRPr="00BC53FF">
        <w:rPr>
          <w:rFonts w:ascii="Times New Roman" w:hAnsi="Times New Roman" w:cs="Times New Roman"/>
          <w:noProof/>
          <w:sz w:val="24"/>
          <w:szCs w:val="24"/>
        </w:rPr>
      </w:r>
      <w:r w:rsidR="00B97DA2"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52</w:t>
      </w:r>
      <w:r w:rsidR="00B97DA2"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9.3: RSA-2048 Timings</w:t>
      </w:r>
      <w:r w:rsidRPr="00BC53FF">
        <w:rPr>
          <w:rFonts w:ascii="Times New Roman" w:hAnsi="Times New Roman" w:cs="Times New Roman"/>
          <w:noProof/>
          <w:sz w:val="24"/>
          <w:szCs w:val="24"/>
        </w:rPr>
        <w:tab/>
      </w:r>
      <w:r w:rsidR="00B97DA2"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_Toc345760780 \h </w:instrText>
      </w:r>
      <w:r w:rsidR="00B97DA2" w:rsidRPr="00BC53FF">
        <w:rPr>
          <w:rFonts w:ascii="Times New Roman" w:hAnsi="Times New Roman" w:cs="Times New Roman"/>
          <w:noProof/>
          <w:sz w:val="24"/>
          <w:szCs w:val="24"/>
        </w:rPr>
      </w:r>
      <w:r w:rsidR="00B97DA2"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52</w:t>
      </w:r>
      <w:r w:rsidR="00B97DA2"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12.1: Simulation Results for Client Types</w:t>
      </w:r>
      <w:r w:rsidRPr="00BC53FF">
        <w:rPr>
          <w:rFonts w:ascii="Times New Roman" w:hAnsi="Times New Roman" w:cs="Times New Roman"/>
          <w:noProof/>
          <w:sz w:val="24"/>
          <w:szCs w:val="24"/>
        </w:rPr>
        <w:tab/>
      </w:r>
      <w:r w:rsidR="00B97DA2"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_Toc345760781 \h </w:instrText>
      </w:r>
      <w:r w:rsidR="00B97DA2" w:rsidRPr="00BC53FF">
        <w:rPr>
          <w:rFonts w:ascii="Times New Roman" w:hAnsi="Times New Roman" w:cs="Times New Roman"/>
          <w:noProof/>
          <w:sz w:val="24"/>
          <w:szCs w:val="24"/>
        </w:rPr>
      </w:r>
      <w:r w:rsidR="00B97DA2"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63</w:t>
      </w:r>
      <w:r w:rsidR="00B97DA2" w:rsidRPr="00BC53FF">
        <w:rPr>
          <w:rFonts w:ascii="Times New Roman" w:hAnsi="Times New Roman" w:cs="Times New Roman"/>
          <w:noProof/>
          <w:sz w:val="24"/>
          <w:szCs w:val="24"/>
        </w:rPr>
        <w:fldChar w:fldCharType="end"/>
      </w:r>
    </w:p>
    <w:p w:rsidR="008E3E78" w:rsidRDefault="00B97DA2"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BC53FF">
        <w:rPr>
          <w:rFonts w:ascii="Times New Roman" w:hAnsi="Times New Roman" w:cs="Times New Roman"/>
          <w:sz w:val="24"/>
          <w:szCs w:val="24"/>
        </w:rPr>
        <w:fldChar w:fldCharType="end"/>
      </w:r>
    </w:p>
    <w:p w:rsidR="008F0D00" w:rsidRPr="00DF5E2B" w:rsidRDefault="00AF68CD" w:rsidP="00CB0A51">
      <w:pPr>
        <w:pStyle w:val="Heading1"/>
        <w:spacing w:before="240"/>
      </w:pPr>
      <w:bookmarkStart w:id="42" w:name="_Toc345761746"/>
      <w:r w:rsidRPr="00DF5E2B">
        <w:lastRenderedPageBreak/>
        <w:t>I</w:t>
      </w:r>
      <w:r w:rsidR="008F0D00" w:rsidRPr="00DF5E2B">
        <w:t>NTRODUCTION</w:t>
      </w:r>
      <w:bookmarkEnd w:id="42"/>
    </w:p>
    <w:p w:rsidR="00C20519" w:rsidRPr="00DF5E2B" w:rsidRDefault="00873DA3" w:rsidP="00FD18D3">
      <w:pPr>
        <w:pStyle w:val="IEEEParagraph"/>
        <w:spacing w:after="240" w:line="360" w:lineRule="auto"/>
        <w:ind w:firstLine="567"/>
        <w:rPr>
          <w:sz w:val="24"/>
          <w:lang w:val="en-US"/>
        </w:rPr>
      </w:pPr>
      <w:del w:id="43" w:author="canleloglu" w:date="2013-01-12T14:24:00Z">
        <w:r w:rsidRPr="00DF5E2B" w:rsidDel="00941CED">
          <w:rPr>
            <w:sz w:val="24"/>
            <w:lang w:val="en-US"/>
          </w:rPr>
          <w:delText>Wireless Mesh Networks</w:delText>
        </w:r>
      </w:del>
      <w:ins w:id="44" w:author="canleloglu" w:date="2013-01-12T14:24:00Z">
        <w:r w:rsidR="00941CED">
          <w:rPr>
            <w:sz w:val="24"/>
            <w:lang w:val="en-US"/>
          </w:rPr>
          <w:t>WMNs</w:t>
        </w:r>
      </w:ins>
      <w:r w:rsidRPr="00DF5E2B">
        <w:rPr>
          <w:sz w:val="24"/>
          <w:lang w:val="en-US"/>
        </w:rPr>
        <w:t xml:space="preserve"> [1] offer broadband network access with high-speed network connection. WMNs are easy to deploy and cost effective compared to conventional Internet service providing infrastructures such as high-powered servers. Mesh networks dynamically organize themselves and </w:t>
      </w:r>
      <w:del w:id="45" w:author="canleloglu" w:date="2013-01-12T14:25:00Z">
        <w:r w:rsidRPr="00DF5E2B" w:rsidDel="00941CED">
          <w:rPr>
            <w:sz w:val="24"/>
            <w:lang w:val="en-US"/>
          </w:rPr>
          <w:delText xml:space="preserve">they </w:delText>
        </w:r>
      </w:del>
      <w:r w:rsidRPr="00DF5E2B">
        <w:rPr>
          <w:sz w:val="24"/>
          <w:lang w:val="en-US"/>
        </w:rPr>
        <w:t xml:space="preserve">do not need a centralized element, </w:t>
      </w:r>
      <w:ins w:id="46" w:author="canleloglu" w:date="2013-01-12T14:25:00Z">
        <w:r w:rsidR="00941CED">
          <w:rPr>
            <w:sz w:val="24"/>
            <w:lang w:val="en-US"/>
          </w:rPr>
          <w:t xml:space="preserve">thus </w:t>
        </w:r>
      </w:ins>
      <w:del w:id="47" w:author="canleloglu" w:date="2013-01-12T14:25:00Z">
        <w:r w:rsidRPr="00DF5E2B" w:rsidDel="00941CED">
          <w:rPr>
            <w:sz w:val="24"/>
            <w:lang w:val="en-US"/>
          </w:rPr>
          <w:delText>in that sense they</w:delText>
        </w:r>
      </w:del>
      <w:r w:rsidRPr="00DF5E2B">
        <w:rPr>
          <w:sz w:val="24"/>
          <w:lang w:val="en-US"/>
        </w:rPr>
        <w:t xml:space="preserve"> are a subset of ad-hoc networks. Mesh nodes deliver packets from source to destination in a multi-hop manner, </w:t>
      </w:r>
      <w:del w:id="48" w:author="canleloglu" w:date="2013-01-12T14:27:00Z">
        <w:r w:rsidRPr="00DF5E2B" w:rsidDel="00941CED">
          <w:rPr>
            <w:sz w:val="24"/>
            <w:lang w:val="en-US"/>
          </w:rPr>
          <w:delText xml:space="preserve">conclusively </w:delText>
        </w:r>
      </w:del>
      <w:ins w:id="49" w:author="canleloglu" w:date="2013-01-12T14:27:00Z">
        <w:r w:rsidR="00941CED">
          <w:rPr>
            <w:sz w:val="24"/>
            <w:lang w:val="en-US"/>
          </w:rPr>
          <w:t>finally</w:t>
        </w:r>
        <w:r w:rsidR="00941CED" w:rsidRPr="00DF5E2B">
          <w:rPr>
            <w:sz w:val="24"/>
            <w:lang w:val="en-US"/>
          </w:rPr>
          <w:t xml:space="preserve"> </w:t>
        </w:r>
      </w:ins>
      <w:del w:id="50" w:author="canleloglu" w:date="2013-01-12T14:27:00Z">
        <w:r w:rsidRPr="00DF5E2B" w:rsidDel="00941CED">
          <w:rPr>
            <w:sz w:val="24"/>
            <w:lang w:val="en-US"/>
          </w:rPr>
          <w:delText xml:space="preserve">they </w:delText>
        </w:r>
      </w:del>
      <w:r w:rsidRPr="00DF5E2B">
        <w:rPr>
          <w:sz w:val="24"/>
          <w:lang w:val="en-US"/>
        </w:rPr>
        <w:t>exten</w:t>
      </w:r>
      <w:ins w:id="51" w:author="canleloglu" w:date="2013-01-12T14:26:00Z">
        <w:r w:rsidR="00941CED">
          <w:rPr>
            <w:sz w:val="24"/>
            <w:lang w:val="en-US"/>
          </w:rPr>
          <w:t>ds</w:t>
        </w:r>
      </w:ins>
      <w:del w:id="52" w:author="canleloglu" w:date="2013-01-12T14:26:00Z">
        <w:r w:rsidRPr="00DF5E2B" w:rsidDel="00941CED">
          <w:rPr>
            <w:sz w:val="24"/>
            <w:lang w:val="en-US"/>
          </w:rPr>
          <w:delText>t</w:delText>
        </w:r>
      </w:del>
      <w:r w:rsidRPr="00DF5E2B">
        <w:rPr>
          <w:sz w:val="24"/>
          <w:lang w:val="en-US"/>
        </w:rPr>
        <w:t xml:space="preserve"> network coverage. WMNs could support for both mesh purposes and </w:t>
      </w:r>
      <w:del w:id="53" w:author="canleloglu" w:date="2013-01-12T14:27:00Z">
        <w:r w:rsidRPr="00DF5E2B" w:rsidDel="00941CED">
          <w:rPr>
            <w:sz w:val="24"/>
            <w:lang w:val="en-US"/>
          </w:rPr>
          <w:delText xml:space="preserve">also </w:delText>
        </w:r>
      </w:del>
      <w:r w:rsidRPr="00DF5E2B">
        <w:rPr>
          <w:sz w:val="24"/>
          <w:lang w:val="en-US"/>
        </w:rPr>
        <w:t>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t>
      </w:r>
      <w:del w:id="54" w:author="canleloglu" w:date="2013-01-12T14:29:00Z">
        <w:r w:rsidRPr="00DF5E2B" w:rsidDel="00941CED">
          <w:rPr>
            <w:sz w:val="24"/>
            <w:lang w:val="en-US"/>
          </w:rPr>
          <w:delText xml:space="preserve">who </w:delText>
        </w:r>
      </w:del>
      <w:ins w:id="55" w:author="canleloglu" w:date="2013-01-12T14:29:00Z">
        <w:r w:rsidR="00941CED" w:rsidRPr="00DF5E2B">
          <w:rPr>
            <w:sz w:val="24"/>
            <w:lang w:val="en-US"/>
          </w:rPr>
          <w:t>wh</w:t>
        </w:r>
        <w:r w:rsidR="00941CED">
          <w:rPr>
            <w:sz w:val="24"/>
            <w:lang w:val="en-US"/>
          </w:rPr>
          <w:t>ich</w:t>
        </w:r>
        <w:r w:rsidR="00941CED" w:rsidRPr="00DF5E2B">
          <w:rPr>
            <w:sz w:val="24"/>
            <w:lang w:val="en-US"/>
          </w:rPr>
          <w:t xml:space="preserve"> </w:t>
        </w:r>
      </w:ins>
      <w:r w:rsidRPr="00DF5E2B">
        <w:rPr>
          <w:sz w:val="24"/>
          <w:lang w:val="en-US"/>
        </w:rPr>
        <w:t xml:space="preserve">ensures </w:t>
      </w:r>
      <w:ins w:id="56" w:author="canleloglu" w:date="2013-01-12T14:29:00Z">
        <w:r w:rsidR="00941CED">
          <w:rPr>
            <w:sz w:val="24"/>
            <w:lang w:val="en-US"/>
          </w:rPr>
          <w:t xml:space="preserve">a </w:t>
        </w:r>
      </w:ins>
      <w:r w:rsidRPr="00DF5E2B">
        <w:rPr>
          <w:sz w:val="24"/>
          <w:lang w:val="en-US"/>
        </w:rPr>
        <w:t xml:space="preserve">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del w:id="57" w:author="canleloglu" w:date="2013-01-12T14:33:00Z">
        <w:r w:rsidRPr="00DF5E2B" w:rsidDel="00941CED">
          <w:rPr>
            <w:sz w:val="24"/>
            <w:lang w:val="en-US"/>
          </w:rPr>
          <w:delText xml:space="preserve">considering human </w:delText>
        </w:r>
        <w:r w:rsidR="00633D9E" w:rsidRPr="00DF5E2B" w:rsidDel="00941CED">
          <w:rPr>
            <w:sz w:val="24"/>
            <w:lang w:val="en-US"/>
          </w:rPr>
          <w:delText>behavior</w:delText>
        </w:r>
        <w:r w:rsidRPr="00DF5E2B" w:rsidDel="00941CED">
          <w:rPr>
            <w:sz w:val="24"/>
            <w:lang w:val="en-US"/>
          </w:rPr>
          <w:delText xml:space="preserve"> </w:delText>
        </w:r>
      </w:del>
      <w:r w:rsidRPr="00DF5E2B">
        <w:rPr>
          <w:sz w:val="24"/>
          <w:lang w:val="en-US"/>
        </w:rPr>
        <w:t xml:space="preserve">and </w:t>
      </w:r>
      <w:del w:id="58" w:author="canleloglu" w:date="2013-01-12T14:33:00Z">
        <w:r w:rsidRPr="00DF5E2B" w:rsidDel="00941CED">
          <w:rPr>
            <w:sz w:val="24"/>
            <w:lang w:val="en-US"/>
          </w:rPr>
          <w:delText xml:space="preserve">they are </w:delText>
        </w:r>
      </w:del>
      <w:r w:rsidRPr="00DF5E2B">
        <w:rPr>
          <w:sz w:val="24"/>
          <w:lang w:val="en-US"/>
        </w:rPr>
        <w:t>grouped</w:t>
      </w:r>
      <w:del w:id="59" w:author="canleloglu" w:date="2013-01-12T14:33:00Z">
        <w:r w:rsidRPr="00DF5E2B" w:rsidDel="007A37ED">
          <w:rPr>
            <w:sz w:val="24"/>
            <w:lang w:val="en-US"/>
          </w:rPr>
          <w:delText xml:space="preserve"> </w:delText>
        </w:r>
      </w:del>
      <w:ins w:id="60" w:author="canleloglu" w:date="2013-01-12T14:33:00Z">
        <w:r w:rsidR="007A37ED">
          <w:rPr>
            <w:sz w:val="24"/>
            <w:lang w:val="en-US"/>
          </w:rPr>
          <w:t>taking into consideration the human behaviour</w:t>
        </w:r>
      </w:ins>
      <w:del w:id="61" w:author="canleloglu" w:date="2013-01-12T14:33:00Z">
        <w:r w:rsidRPr="00DF5E2B" w:rsidDel="007A37ED">
          <w:rPr>
            <w:sz w:val="24"/>
            <w:lang w:val="en-US"/>
          </w:rPr>
          <w:delText>into different groups</w:delText>
        </w:r>
      </w:del>
      <w:r w:rsidRPr="00DF5E2B">
        <w:rPr>
          <w:sz w:val="24"/>
          <w:lang w:val="en-US"/>
        </w:rPr>
        <w:t xml:space="preserve">. Unit simulations provided considerable results and in all of the simulations SSPayWMN reached steady state performance. In real-life scenario simulation results the system </w:t>
      </w:r>
      <w:ins w:id="62" w:author="canleloglu" w:date="2013-01-12T14:34:00Z">
        <w:r w:rsidR="007A37ED">
          <w:rPr>
            <w:sz w:val="24"/>
            <w:lang w:val="en-US"/>
          </w:rPr>
          <w:t xml:space="preserve">also </w:t>
        </w:r>
      </w:ins>
      <w:r w:rsidRPr="00DF5E2B">
        <w:rPr>
          <w:sz w:val="24"/>
          <w:lang w:val="en-US"/>
        </w:rPr>
        <w:t>reached steady state</w:t>
      </w:r>
      <w:del w:id="63" w:author="canleloglu" w:date="2013-01-12T14:34:00Z">
        <w:r w:rsidRPr="00DF5E2B" w:rsidDel="007A37ED">
          <w:rPr>
            <w:sz w:val="24"/>
            <w:lang w:val="en-US"/>
          </w:rPr>
          <w:delText xml:space="preserve"> also</w:delText>
        </w:r>
      </w:del>
      <w:r w:rsidRPr="00DF5E2B">
        <w:rPr>
          <w:sz w:val="24"/>
          <w:lang w:val="en-US"/>
        </w:rPr>
        <w:t xml:space="preserve">, </w:t>
      </w:r>
      <w:ins w:id="64" w:author="canleloglu" w:date="2013-01-12T14:34:00Z">
        <w:r w:rsidR="007A37ED">
          <w:rPr>
            <w:sz w:val="24"/>
            <w:lang w:val="en-US"/>
          </w:rPr>
          <w:t xml:space="preserve">ensuring </w:t>
        </w:r>
      </w:ins>
      <w:del w:id="65" w:author="canleloglu" w:date="2013-01-12T14:34:00Z">
        <w:r w:rsidRPr="00DF5E2B" w:rsidDel="007A37ED">
          <w:rPr>
            <w:sz w:val="24"/>
            <w:lang w:val="en-US"/>
          </w:rPr>
          <w:delText xml:space="preserve">which ensures </w:delText>
        </w:r>
      </w:del>
      <w:r w:rsidRPr="00DF5E2B">
        <w:rPr>
          <w:sz w:val="24"/>
          <w:lang w:val="en-US"/>
        </w:rPr>
        <w:t>system stability.</w:t>
      </w:r>
    </w:p>
    <w:p w:rsidR="004323AD" w:rsidRPr="00F445D6" w:rsidRDefault="008F0D00" w:rsidP="009E5E9A">
      <w:pPr>
        <w:pStyle w:val="Heading2"/>
        <w:numPr>
          <w:ilvl w:val="1"/>
          <w:numId w:val="2"/>
        </w:numPr>
      </w:pPr>
      <w:bookmarkStart w:id="66" w:name="_Toc345761747"/>
      <w:r w:rsidRPr="00DF5E2B">
        <w:t>Contribution of the Thesis</w:t>
      </w:r>
      <w:bookmarkEnd w:id="66"/>
    </w:p>
    <w:p w:rsidR="007A37ED" w:rsidRDefault="004323AD" w:rsidP="004323AD">
      <w:pPr>
        <w:rPr>
          <w:ins w:id="67" w:author="canleloglu" w:date="2013-01-12T14:41:00Z"/>
          <w:rFonts w:ascii="Times New Roman" w:hAnsi="Times New Roman" w:cs="Times New Roman"/>
          <w:sz w:val="24"/>
          <w:szCs w:val="24"/>
        </w:rPr>
      </w:pPr>
      <w:del w:id="68" w:author="canleloglu" w:date="2013-01-12T14:41:00Z">
        <w:r w:rsidRPr="004323AD" w:rsidDel="007A37ED">
          <w:rPr>
            <w:rFonts w:ascii="Times New Roman" w:hAnsi="Times New Roman" w:cs="Times New Roman"/>
            <w:sz w:val="24"/>
            <w:szCs w:val="24"/>
          </w:rPr>
          <w:delText xml:space="preserve">SSPayWMN </w:delText>
        </w:r>
      </w:del>
      <w:del w:id="69" w:author="canleloglu" w:date="2013-01-12T14:37:00Z">
        <w:r w:rsidRPr="004323AD" w:rsidDel="007A37ED">
          <w:rPr>
            <w:rFonts w:ascii="Times New Roman" w:hAnsi="Times New Roman" w:cs="Times New Roman"/>
            <w:sz w:val="24"/>
            <w:szCs w:val="24"/>
          </w:rPr>
          <w:delText xml:space="preserve">is designed to reckon with </w:delText>
        </w:r>
      </w:del>
      <w:del w:id="70" w:author="canleloglu" w:date="2013-01-12T14:41:00Z">
        <w:r w:rsidRPr="004323AD" w:rsidDel="007A37ED">
          <w:rPr>
            <w:rFonts w:ascii="Times New Roman" w:hAnsi="Times New Roman" w:cs="Times New Roman"/>
            <w:sz w:val="24"/>
            <w:szCs w:val="24"/>
          </w:rPr>
          <w:delText xml:space="preserve">real-life challenges such as stable Internet service during client mobility and rush hours. To estimate SSPayWMN performance, network simulations for the proposed system are executed. The simulations are divided into </w:delText>
        </w:r>
        <w:r w:rsidRPr="004323AD" w:rsidDel="007A37ED">
          <w:rPr>
            <w:rFonts w:ascii="Times New Roman" w:hAnsi="Times New Roman" w:cs="Times New Roman"/>
            <w:sz w:val="24"/>
            <w:szCs w:val="24"/>
          </w:rPr>
          <w:lastRenderedPageBreak/>
          <w:delText xml:space="preserve">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w:delText>
        </w:r>
      </w:del>
    </w:p>
    <w:p w:rsidR="007A37ED" w:rsidRDefault="007A37ED" w:rsidP="004323AD">
      <w:pPr>
        <w:rPr>
          <w:ins w:id="71" w:author="canleloglu" w:date="2013-01-12T14:41:00Z"/>
          <w:rFonts w:ascii="Times New Roman" w:hAnsi="Times New Roman" w:cs="Times New Roman"/>
          <w:sz w:val="24"/>
          <w:szCs w:val="24"/>
        </w:rPr>
      </w:pPr>
      <w:ins w:id="72" w:author="canleloglu" w:date="2013-01-12T14:41:00Z">
        <w:r>
          <w:rPr>
            <w:rFonts w:ascii="Times New Roman" w:hAnsi="Times New Roman" w:cs="Times New Roman"/>
            <w:sz w:val="24"/>
            <w:szCs w:val="24"/>
          </w:rPr>
          <w:t xml:space="preserve">SSPayWMN offers secure and seamless pre-payment scheme for WMNs. A lot </w:t>
        </w:r>
      </w:ins>
      <w:ins w:id="73" w:author="canleloglu" w:date="2013-01-12T14:43:00Z">
        <w:r>
          <w:rPr>
            <w:rFonts w:ascii="Times New Roman" w:hAnsi="Times New Roman" w:cs="Times New Roman"/>
            <w:sz w:val="24"/>
            <w:szCs w:val="24"/>
          </w:rPr>
          <w:t>research</w:t>
        </w:r>
      </w:ins>
      <w:ins w:id="74" w:author="canleloglu" w:date="2013-01-12T14:41:00Z">
        <w:r>
          <w:rPr>
            <w:rFonts w:ascii="Times New Roman" w:hAnsi="Times New Roman" w:cs="Times New Roman"/>
            <w:sz w:val="24"/>
            <w:szCs w:val="24"/>
          </w:rPr>
          <w:t xml:space="preserve"> </w:t>
        </w:r>
      </w:ins>
      <w:ins w:id="75" w:author="canleloglu" w:date="2013-01-12T14:43:00Z">
        <w:r>
          <w:rPr>
            <w:rFonts w:ascii="Times New Roman" w:hAnsi="Times New Roman" w:cs="Times New Roman"/>
            <w:sz w:val="24"/>
            <w:szCs w:val="24"/>
          </w:rPr>
          <w:t xml:space="preserve">has been done for billing </w:t>
        </w:r>
        <w:r>
          <w:rPr>
            <w:rFonts w:ascii="Times New Roman" w:hAnsi="Times New Roman" w:cs="Times New Roman"/>
            <w:sz w:val="24"/>
            <w:szCs w:val="24"/>
          </w:rPr>
          <w:t>systems</w:t>
        </w:r>
        <w:r>
          <w:rPr>
            <w:rFonts w:ascii="Times New Roman" w:hAnsi="Times New Roman" w:cs="Times New Roman"/>
            <w:sz w:val="24"/>
            <w:szCs w:val="24"/>
          </w:rPr>
          <w:t xml:space="preserve"> for </w:t>
        </w:r>
      </w:ins>
      <w:ins w:id="76" w:author="canleloglu" w:date="2013-01-12T14:45:00Z">
        <w:r w:rsidR="00AA4F7F">
          <w:rPr>
            <w:rFonts w:ascii="Times New Roman" w:hAnsi="Times New Roman" w:cs="Times New Roman"/>
            <w:sz w:val="24"/>
            <w:szCs w:val="24"/>
          </w:rPr>
          <w:t>WMNs</w:t>
        </w:r>
      </w:ins>
      <w:ins w:id="77" w:author="canleloglu" w:date="2013-01-12T14:46:00Z">
        <w:r w:rsidR="00AA4F7F">
          <w:rPr>
            <w:rFonts w:ascii="Times New Roman" w:hAnsi="Times New Roman" w:cs="Times New Roman"/>
            <w:sz w:val="24"/>
            <w:szCs w:val="24"/>
          </w:rPr>
          <w:t xml:space="preserve"> </w:t>
        </w:r>
      </w:ins>
      <w:ins w:id="78" w:author="canleloglu" w:date="2013-01-12T14:47:00Z">
        <w:r w:rsidR="00AA4F7F">
          <w:rPr>
            <w:rFonts w:ascii="Times New Roman" w:hAnsi="Times New Roman" w:cs="Times New Roman"/>
            <w:sz w:val="24"/>
            <w:szCs w:val="24"/>
          </w:rPr>
          <w:t xml:space="preserve">which will be </w:t>
        </w:r>
      </w:ins>
      <w:ins w:id="79" w:author="canleloglu" w:date="2013-01-12T14:46:00Z">
        <w:r w:rsidR="00AA4F7F">
          <w:rPr>
            <w:rFonts w:ascii="Times New Roman" w:hAnsi="Times New Roman" w:cs="Times New Roman"/>
            <w:sz w:val="24"/>
            <w:szCs w:val="24"/>
          </w:rPr>
          <w:t xml:space="preserve">discussed </w:t>
        </w:r>
      </w:ins>
      <w:ins w:id="80" w:author="canleloglu" w:date="2013-01-12T14:47:00Z">
        <w:r w:rsidR="00AA4F7F">
          <w:rPr>
            <w:rFonts w:ascii="Times New Roman" w:hAnsi="Times New Roman" w:cs="Times New Roman"/>
            <w:sz w:val="24"/>
            <w:szCs w:val="24"/>
          </w:rPr>
          <w:t xml:space="preserve">in </w:t>
        </w:r>
      </w:ins>
      <w:ins w:id="81" w:author="canleloglu" w:date="2013-01-12T14:46:00Z">
        <w:r w:rsidR="00AA4F7F">
          <w:rPr>
            <w:rFonts w:ascii="Times New Roman" w:hAnsi="Times New Roman" w:cs="Times New Roman"/>
            <w:sz w:val="24"/>
            <w:szCs w:val="24"/>
          </w:rPr>
          <w:t xml:space="preserve">further </w:t>
        </w:r>
      </w:ins>
      <w:ins w:id="82" w:author="canleloglu" w:date="2013-01-12T14:47:00Z">
        <w:r w:rsidR="00AA4F7F">
          <w:rPr>
            <w:rFonts w:ascii="Times New Roman" w:hAnsi="Times New Roman" w:cs="Times New Roman"/>
            <w:sz w:val="24"/>
            <w:szCs w:val="24"/>
          </w:rPr>
          <w:t xml:space="preserve">detail </w:t>
        </w:r>
      </w:ins>
      <w:ins w:id="83" w:author="canleloglu" w:date="2013-01-12T14:46:00Z">
        <w:r w:rsidR="00AA4F7F">
          <w:rPr>
            <w:rFonts w:ascii="Times New Roman" w:hAnsi="Times New Roman" w:cs="Times New Roman"/>
            <w:sz w:val="24"/>
            <w:szCs w:val="24"/>
          </w:rPr>
          <w:t>in section 4</w:t>
        </w:r>
      </w:ins>
      <w:ins w:id="84" w:author="canleloglu" w:date="2013-01-12T14:45:00Z">
        <w:r w:rsidR="00AA4F7F">
          <w:rPr>
            <w:rFonts w:ascii="Times New Roman" w:hAnsi="Times New Roman" w:cs="Times New Roman"/>
            <w:sz w:val="24"/>
            <w:szCs w:val="24"/>
          </w:rPr>
          <w:t xml:space="preserve">. </w:t>
        </w:r>
      </w:ins>
      <w:ins w:id="85" w:author="canleloglu" w:date="2013-01-12T14:43:00Z">
        <w:r w:rsidR="00AA4F7F">
          <w:rPr>
            <w:rFonts w:ascii="Times New Roman" w:hAnsi="Times New Roman" w:cs="Times New Roman"/>
            <w:sz w:val="24"/>
            <w:szCs w:val="24"/>
          </w:rPr>
          <w:t xml:space="preserve">The usage of hash </w:t>
        </w:r>
      </w:ins>
      <w:ins w:id="86" w:author="canleloglu" w:date="2013-01-12T14:45:00Z">
        <w:r w:rsidR="00AA4F7F">
          <w:rPr>
            <w:rFonts w:ascii="Times New Roman" w:hAnsi="Times New Roman" w:cs="Times New Roman"/>
            <w:sz w:val="24"/>
            <w:szCs w:val="24"/>
          </w:rPr>
          <w:t>ch</w:t>
        </w:r>
      </w:ins>
      <w:ins w:id="87" w:author="canleloglu" w:date="2013-01-12T14:43:00Z">
        <w:r w:rsidR="00AA4F7F">
          <w:rPr>
            <w:rFonts w:ascii="Times New Roman" w:hAnsi="Times New Roman" w:cs="Times New Roman"/>
            <w:sz w:val="24"/>
            <w:szCs w:val="24"/>
          </w:rPr>
          <w:t>ains are often</w:t>
        </w:r>
        <w:r>
          <w:rPr>
            <w:rFonts w:ascii="Times New Roman" w:hAnsi="Times New Roman" w:cs="Times New Roman"/>
            <w:sz w:val="24"/>
            <w:szCs w:val="24"/>
          </w:rPr>
          <w:t xml:space="preserve"> emplo</w:t>
        </w:r>
        <w:r w:rsidR="00AA4F7F">
          <w:rPr>
            <w:rFonts w:ascii="Times New Roman" w:hAnsi="Times New Roman" w:cs="Times New Roman"/>
            <w:sz w:val="24"/>
            <w:szCs w:val="24"/>
          </w:rPr>
          <w:t>yed in e-payment systems. SSPay</w:t>
        </w:r>
      </w:ins>
      <w:ins w:id="88" w:author="canleloglu" w:date="2013-01-12T14:44:00Z">
        <w:r w:rsidR="00AA4F7F">
          <w:rPr>
            <w:rFonts w:ascii="Times New Roman" w:hAnsi="Times New Roman" w:cs="Times New Roman"/>
            <w:sz w:val="24"/>
            <w:szCs w:val="24"/>
          </w:rPr>
          <w:t xml:space="preserve">WMN covers </w:t>
        </w:r>
      </w:ins>
      <w:ins w:id="89" w:author="canleloglu" w:date="2013-01-12T14:45:00Z">
        <w:r w:rsidR="00AA4F7F">
          <w:rPr>
            <w:rFonts w:ascii="Times New Roman" w:hAnsi="Times New Roman" w:cs="Times New Roman"/>
            <w:sz w:val="24"/>
            <w:szCs w:val="24"/>
          </w:rPr>
          <w:t>anonymity</w:t>
        </w:r>
      </w:ins>
      <w:ins w:id="90" w:author="canleloglu" w:date="2013-01-12T14:44:00Z">
        <w:r w:rsidR="00AA4F7F">
          <w:rPr>
            <w:rFonts w:ascii="Times New Roman" w:hAnsi="Times New Roman" w:cs="Times New Roman"/>
            <w:sz w:val="24"/>
            <w:szCs w:val="24"/>
          </w:rPr>
          <w:t xml:space="preserve"> and untraceability </w:t>
        </w:r>
      </w:ins>
      <w:ins w:id="91" w:author="canleloglu" w:date="2013-01-12T14:45:00Z">
        <w:r w:rsidR="00AA4F7F">
          <w:rPr>
            <w:rFonts w:ascii="Times New Roman" w:hAnsi="Times New Roman" w:cs="Times New Roman"/>
            <w:sz w:val="24"/>
            <w:szCs w:val="24"/>
          </w:rPr>
          <w:t>deficiencies</w:t>
        </w:r>
      </w:ins>
      <w:ins w:id="92" w:author="canleloglu" w:date="2013-01-12T14:44:00Z">
        <w:r w:rsidR="00AA4F7F">
          <w:rPr>
            <w:rFonts w:ascii="Times New Roman" w:hAnsi="Times New Roman" w:cs="Times New Roman"/>
            <w:sz w:val="24"/>
            <w:szCs w:val="24"/>
          </w:rPr>
          <w:t xml:space="preserve"> of similar pre-payment systems. Secure authentication and fast payment is achieved in SSPAyWMN system</w:t>
        </w:r>
      </w:ins>
      <w:ins w:id="93" w:author="canleloglu" w:date="2013-01-12T14:45:00Z">
        <w:r w:rsidR="00AA4F7F">
          <w:rPr>
            <w:rFonts w:ascii="Times New Roman" w:hAnsi="Times New Roman" w:cs="Times New Roman"/>
            <w:sz w:val="24"/>
            <w:szCs w:val="24"/>
          </w:rPr>
          <w:t>.</w:t>
        </w:r>
      </w:ins>
    </w:p>
    <w:p w:rsidR="004323AD" w:rsidRPr="004323AD" w:rsidDel="00AA4F7F" w:rsidRDefault="004323AD" w:rsidP="004323AD">
      <w:pPr>
        <w:rPr>
          <w:rFonts w:ascii="Times New Roman" w:hAnsi="Times New Roman" w:cs="Times New Roman"/>
          <w:sz w:val="24"/>
          <w:szCs w:val="24"/>
        </w:rPr>
      </w:pPr>
      <w:moveFromRangeStart w:id="94" w:author="canleloglu" w:date="2013-01-12T14:46:00Z" w:name="move345765292"/>
      <w:moveFrom w:id="95" w:author="canleloglu" w:date="2013-01-12T14:46:00Z">
        <w:r w:rsidRPr="004323AD" w:rsidDel="00AA4F7F">
          <w:rPr>
            <w:rFonts w:ascii="Times New Roman" w:hAnsi="Times New Roman" w:cs="Times New Roman"/>
            <w:sz w:val="24"/>
            <w:szCs w:val="24"/>
          </w:rPr>
          <w:t>Unit simulations provided considerable results and in all of the simulations SSPayWMN reached steady state performance. In real-life scenario simulation results the system reached steady state also, which ensures system stability.</w:t>
        </w:r>
      </w:moveFrom>
    </w:p>
    <w:moveFromRangeEnd w:id="94"/>
    <w:p w:rsidR="008F0D00" w:rsidRPr="00DF5E2B" w:rsidRDefault="008F0D00" w:rsidP="00CE5831">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w:t>
      </w:r>
      <w:del w:id="96" w:author="canleloglu" w:date="2013-01-12T14:49:00Z">
        <w:r w:rsidRPr="00DF5E2B" w:rsidDel="00AA4F7F">
          <w:rPr>
            <w:rFonts w:ascii="Times New Roman" w:hAnsi="Times New Roman" w:cs="Times New Roman"/>
            <w:sz w:val="24"/>
            <w:szCs w:val="24"/>
          </w:rPr>
          <w:delText xml:space="preserve">among </w:delText>
        </w:r>
      </w:del>
      <w:r w:rsidRPr="00DF5E2B">
        <w:rPr>
          <w:rFonts w:ascii="Times New Roman" w:hAnsi="Times New Roman" w:cs="Times New Roman"/>
          <w:sz w:val="24"/>
          <w:szCs w:val="24"/>
        </w:rPr>
        <w:t>different mesh routers (i.e. access points) of the same operators. They may also roam among different operators, not only due to coverage reasons, but also for having a better quality service. Our system aims to have seamless mobility and seamless roaming for payment purposes</w:t>
      </w:r>
      <w:ins w:id="97" w:author="canleloglu" w:date="2013-01-12T14:50:00Z">
        <w:r w:rsidR="00AA4F7F">
          <w:rPr>
            <w:rFonts w:ascii="Times New Roman" w:hAnsi="Times New Roman" w:cs="Times New Roman"/>
            <w:sz w:val="24"/>
            <w:szCs w:val="24"/>
          </w:rPr>
          <w:t>. These purposes are</w:t>
        </w:r>
      </w:ins>
      <w:r w:rsidRPr="00DF5E2B">
        <w:rPr>
          <w:rFonts w:ascii="Times New Roman" w:hAnsi="Times New Roman" w:cs="Times New Roman"/>
          <w:sz w:val="24"/>
          <w:szCs w:val="24"/>
        </w:rPr>
        <w:t xml:space="preserve"> such that when the client gets service through a new AP or switch to another operator, authentication and authorization are not performed from scratch. </w:t>
      </w:r>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ins w:id="98" w:author="canleloglu" w:date="2013-01-12T14:51:00Z">
        <w:r w:rsidR="00AA4F7F">
          <w:rPr>
            <w:rFonts w:ascii="Times New Roman" w:hAnsi="Times New Roman" w:cs="Times New Roman"/>
            <w:sz w:val="24"/>
            <w:szCs w:val="24"/>
          </w:rPr>
          <w:t xml:space="preserve">a </w:t>
        </w:r>
      </w:ins>
      <w:r w:rsidRPr="00DF5E2B">
        <w:rPr>
          <w:rFonts w:ascii="Times New Roman" w:hAnsi="Times New Roman" w:cs="Times New Roman"/>
          <w:sz w:val="24"/>
          <w:szCs w:val="24"/>
        </w:rPr>
        <w:t>security point of view, we aim to have</w:t>
      </w:r>
      <w:ins w:id="99" w:author="canleloglu" w:date="2013-01-12T14:51:00Z">
        <w:r w:rsidR="00AA4F7F">
          <w:rPr>
            <w:rFonts w:ascii="Times New Roman" w:hAnsi="Times New Roman" w:cs="Times New Roman"/>
            <w:sz w:val="24"/>
            <w:szCs w:val="24"/>
          </w:rPr>
          <w:t xml:space="preserve"> a</w:t>
        </w:r>
      </w:ins>
      <w:r w:rsidRPr="00DF5E2B">
        <w:rPr>
          <w:rFonts w:ascii="Times New Roman" w:hAnsi="Times New Roman" w:cs="Times New Roman"/>
          <w:sz w:val="24"/>
          <w:szCs w:val="24"/>
        </w:rPr>
        <w:t xml:space="preser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rsidR="008F0D00" w:rsidRDefault="008F0D00" w:rsidP="00CE5831">
      <w:pPr>
        <w:spacing w:beforeLines="100" w:afterLines="100"/>
        <w:rPr>
          <w:ins w:id="100" w:author="canleloglu" w:date="2013-01-12T14:46:00Z"/>
          <w:rFonts w:ascii="Times New Roman" w:hAnsi="Times New Roman" w:cs="Times New Roman"/>
          <w:sz w:val="24"/>
          <w:szCs w:val="24"/>
        </w:rPr>
      </w:pPr>
      <w:r w:rsidRPr="00DF5E2B">
        <w:rPr>
          <w:rFonts w:ascii="Times New Roman" w:hAnsi="Times New Roman" w:cs="Times New Roman"/>
          <w:sz w:val="24"/>
          <w:szCs w:val="24"/>
        </w:rPr>
        <w:t xml:space="preserve">From </w:t>
      </w:r>
      <w:ins w:id="101" w:author="canleloglu" w:date="2013-01-12T14:57:00Z">
        <w:r w:rsidR="00097C84">
          <w:rPr>
            <w:rFonts w:ascii="Times New Roman" w:hAnsi="Times New Roman" w:cs="Times New Roman"/>
            <w:sz w:val="24"/>
            <w:szCs w:val="24"/>
          </w:rPr>
          <w:t xml:space="preserve">the </w:t>
        </w:r>
      </w:ins>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w:t>
      </w:r>
      <w:r w:rsidRPr="00DF5E2B">
        <w:rPr>
          <w:rFonts w:ascii="Times New Roman" w:hAnsi="Times New Roman" w:cs="Times New Roman"/>
          <w:sz w:val="24"/>
          <w:szCs w:val="24"/>
        </w:rPr>
        <w:lastRenderedPageBreak/>
        <w:t xml:space="preserve">a service and the operators cannot claim for services that they do not provide. The latter is especially important during inter-operator settlement; it is also important to resolve client disputes. </w:t>
      </w:r>
    </w:p>
    <w:p w:rsidR="00AA4F7F" w:rsidRPr="004323AD" w:rsidRDefault="00AA4F7F" w:rsidP="00AA4F7F">
      <w:pPr>
        <w:rPr>
          <w:rFonts w:ascii="Times New Roman" w:hAnsi="Times New Roman" w:cs="Times New Roman"/>
          <w:sz w:val="24"/>
          <w:szCs w:val="24"/>
        </w:rPr>
      </w:pPr>
      <w:moveToRangeStart w:id="102" w:author="canleloglu" w:date="2013-01-12T14:46:00Z" w:name="move345765292"/>
      <w:moveTo w:id="103" w:author="canleloglu" w:date="2013-01-12T14:46:00Z">
        <w:r w:rsidRPr="004323AD">
          <w:rPr>
            <w:rFonts w:ascii="Times New Roman" w:hAnsi="Times New Roman" w:cs="Times New Roman"/>
            <w:sz w:val="24"/>
            <w:szCs w:val="24"/>
          </w:rPr>
          <w:t xml:space="preserve">Unit simulations provided considerable results and in all of the simulations SSPayWMN reached steady state performance. In real-life scenario simulation results the system </w:t>
        </w:r>
      </w:moveTo>
      <w:ins w:id="104" w:author="canleloglu" w:date="2013-01-12T14:58:00Z">
        <w:r w:rsidR="00097C84">
          <w:rPr>
            <w:rFonts w:ascii="Times New Roman" w:hAnsi="Times New Roman" w:cs="Times New Roman"/>
            <w:sz w:val="24"/>
            <w:szCs w:val="24"/>
          </w:rPr>
          <w:t xml:space="preserve">also </w:t>
        </w:r>
      </w:ins>
      <w:moveTo w:id="105" w:author="canleloglu" w:date="2013-01-12T14:46:00Z">
        <w:r w:rsidRPr="004323AD">
          <w:rPr>
            <w:rFonts w:ascii="Times New Roman" w:hAnsi="Times New Roman" w:cs="Times New Roman"/>
            <w:sz w:val="24"/>
            <w:szCs w:val="24"/>
          </w:rPr>
          <w:t>reached steady state</w:t>
        </w:r>
        <w:del w:id="106" w:author="canleloglu" w:date="2013-01-12T14:58:00Z">
          <w:r w:rsidRPr="004323AD" w:rsidDel="00097C84">
            <w:rPr>
              <w:rFonts w:ascii="Times New Roman" w:hAnsi="Times New Roman" w:cs="Times New Roman"/>
              <w:sz w:val="24"/>
              <w:szCs w:val="24"/>
            </w:rPr>
            <w:delText xml:space="preserve"> also</w:delText>
          </w:r>
        </w:del>
        <w:r w:rsidRPr="004323AD">
          <w:rPr>
            <w:rFonts w:ascii="Times New Roman" w:hAnsi="Times New Roman" w:cs="Times New Roman"/>
            <w:sz w:val="24"/>
            <w:szCs w:val="24"/>
          </w:rPr>
          <w:t xml:space="preserve">, </w:t>
        </w:r>
        <w:del w:id="107" w:author="canleloglu" w:date="2013-01-12T14:58:00Z">
          <w:r w:rsidRPr="004323AD" w:rsidDel="00097C84">
            <w:rPr>
              <w:rFonts w:ascii="Times New Roman" w:hAnsi="Times New Roman" w:cs="Times New Roman"/>
              <w:sz w:val="24"/>
              <w:szCs w:val="24"/>
            </w:rPr>
            <w:delText>which ensures</w:delText>
          </w:r>
        </w:del>
      </w:moveTo>
      <w:ins w:id="108" w:author="canleloglu" w:date="2013-01-12T14:58:00Z">
        <w:r w:rsidR="00097C84">
          <w:rPr>
            <w:rFonts w:ascii="Times New Roman" w:hAnsi="Times New Roman" w:cs="Times New Roman"/>
            <w:sz w:val="24"/>
            <w:szCs w:val="24"/>
          </w:rPr>
          <w:t xml:space="preserve">ensuring </w:t>
        </w:r>
      </w:ins>
      <w:moveTo w:id="109" w:author="canleloglu" w:date="2013-01-12T14:46:00Z">
        <w:r w:rsidRPr="004323AD">
          <w:rPr>
            <w:rFonts w:ascii="Times New Roman" w:hAnsi="Times New Roman" w:cs="Times New Roman"/>
            <w:sz w:val="24"/>
            <w:szCs w:val="24"/>
          </w:rPr>
          <w:t xml:space="preserve"> system stability.</w:t>
        </w:r>
      </w:moveTo>
      <w:ins w:id="110" w:author="canleloglu" w:date="2013-01-12T14:59:00Z">
        <w:r w:rsidR="00097C84">
          <w:rPr>
            <w:rFonts w:ascii="Times New Roman" w:hAnsi="Times New Roman" w:cs="Times New Roman"/>
            <w:sz w:val="24"/>
            <w:szCs w:val="24"/>
          </w:rPr>
          <w:t xml:space="preserve"> (bunu yukarıda gene aynısını okudum)</w:t>
        </w:r>
      </w:ins>
    </w:p>
    <w:moveToRangeEnd w:id="102"/>
    <w:p w:rsidR="00AA4F7F" w:rsidRPr="00DF5E2B" w:rsidRDefault="00AA4F7F" w:rsidP="00CE5831">
      <w:pPr>
        <w:spacing w:beforeLines="100" w:afterLines="100"/>
        <w:rPr>
          <w:rFonts w:ascii="Times New Roman" w:hAnsi="Times New Roman" w:cs="Times New Roman"/>
          <w:sz w:val="24"/>
          <w:szCs w:val="24"/>
        </w:rPr>
      </w:pPr>
    </w:p>
    <w:p w:rsidR="008F0D00" w:rsidRPr="00DF5E2B" w:rsidRDefault="008F0D00" w:rsidP="00CE5831">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9E5E9A">
      <w:pPr>
        <w:pStyle w:val="Heading2"/>
        <w:numPr>
          <w:ilvl w:val="1"/>
          <w:numId w:val="2"/>
        </w:numPr>
      </w:pPr>
      <w:bookmarkStart w:id="111" w:name="_Toc345761748"/>
      <w:r w:rsidRPr="00DF5E2B">
        <w:lastRenderedPageBreak/>
        <w:t>Organization of the Thesis</w:t>
      </w:r>
      <w:bookmarkEnd w:id="111"/>
    </w:p>
    <w:p w:rsidR="008F0D00"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w:t>
      </w:r>
      <w:del w:id="112" w:author="canleloglu" w:date="2013-01-12T15:00:00Z">
        <w:r w:rsidR="008E4768" w:rsidRPr="00DF5E2B" w:rsidDel="004E71A3">
          <w:rPr>
            <w:rFonts w:ascii="Times New Roman" w:hAnsi="Times New Roman" w:cs="Times New Roman"/>
            <w:sz w:val="24"/>
            <w:szCs w:val="24"/>
          </w:rPr>
          <w:delText xml:space="preserve"> </w:delText>
        </w:r>
      </w:del>
      <w:ins w:id="113" w:author="canleloglu" w:date="2013-01-12T15:00:00Z">
        <w:r w:rsidR="004E71A3">
          <w:rPr>
            <w:rFonts w:ascii="Times New Roman" w:hAnsi="Times New Roman" w:cs="Times New Roman"/>
            <w:sz w:val="24"/>
            <w:szCs w:val="24"/>
          </w:rPr>
          <w:t xml:space="preserve">Finally </w:t>
        </w:r>
      </w:ins>
      <w:del w:id="114" w:author="canleloglu" w:date="2013-01-12T15:00:00Z">
        <w:r w:rsidR="00395091" w:rsidRPr="00DF5E2B" w:rsidDel="004E71A3">
          <w:rPr>
            <w:rFonts w:ascii="Times New Roman" w:hAnsi="Times New Roman" w:cs="Times New Roman"/>
            <w:sz w:val="24"/>
            <w:szCs w:val="24"/>
          </w:rPr>
          <w:delText>Conclusively</w:delText>
        </w:r>
      </w:del>
      <w:r w:rsidR="00CE3048">
        <w:rPr>
          <w:rFonts w:ascii="Times New Roman" w:hAnsi="Times New Roman" w:cs="Times New Roman"/>
          <w:sz w:val="24"/>
          <w:szCs w:val="24"/>
        </w:rPr>
        <w:t>,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CE5831">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15" w:name="_Toc345761749"/>
      <w:r w:rsidRPr="00DF5E2B">
        <w:lastRenderedPageBreak/>
        <w:t>BACKGROUND ON WIRELESS MESH NETWORKS</w:t>
      </w:r>
      <w:bookmarkEnd w:id="115"/>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9E5E9A">
      <w:pPr>
        <w:pStyle w:val="Heading2"/>
        <w:numPr>
          <w:ilvl w:val="1"/>
          <w:numId w:val="31"/>
        </w:numPr>
      </w:pPr>
      <w:bookmarkStart w:id="116" w:name="_Toc345761750"/>
      <w:r w:rsidRPr="00DF5E2B">
        <w:t>Network Architecture</w:t>
      </w:r>
      <w:bookmarkEnd w:id="116"/>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ins w:id="117" w:author="canleloglu" w:date="2013-01-12T15:15:00Z">
        <w:r w:rsidR="00932DFD">
          <w:rPr>
            <w:rFonts w:ascii="Times New Roman" w:hAnsi="Times New Roman" w:cs="Times New Roman"/>
            <w:sz w:val="24"/>
            <w:szCs w:val="24"/>
          </w:rPr>
          <w:t xml:space="preserve"> These are infrastructure, client and </w:t>
        </w:r>
      </w:ins>
      <w:ins w:id="118" w:author="canleloglu" w:date="2013-01-12T15:16:00Z">
        <w:r w:rsidR="00932DFD">
          <w:rPr>
            <w:rFonts w:ascii="Times New Roman" w:hAnsi="Times New Roman" w:cs="Times New Roman"/>
            <w:sz w:val="24"/>
            <w:szCs w:val="24"/>
          </w:rPr>
          <w:t xml:space="preserve"> hybrid WMNs.</w:t>
        </w:r>
      </w:ins>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ins w:id="119" w:author="canleloglu" w:date="2013-01-12T15:16:00Z">
        <w:r w:rsidR="00932DFD">
          <w:rPr>
            <w:rFonts w:ascii="Times New Roman" w:hAnsi="Times New Roman" w:cs="Times New Roman"/>
            <w:color w:val="000000"/>
            <w:sz w:val="24"/>
            <w:szCs w:val="24"/>
          </w:rPr>
          <w:t xml:space="preserve"> of this WMN</w:t>
        </w:r>
      </w:ins>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CE5831">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20" w:name="_Toc219530513"/>
      <w:r w:rsidRPr="00DF5E2B">
        <w:t xml:space="preserve">Figure </w:t>
      </w:r>
      <w:r w:rsidR="00B97DA2">
        <w:fldChar w:fldCharType="begin"/>
      </w:r>
      <w:r w:rsidR="009A47C5">
        <w:instrText xml:space="preserve"> STYLEREF 1 \s </w:instrText>
      </w:r>
      <w:r w:rsidR="00B97DA2">
        <w:fldChar w:fldCharType="separate"/>
      </w:r>
      <w:r w:rsidR="00FB082E">
        <w:rPr>
          <w:noProof/>
        </w:rPr>
        <w:t>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1</w:t>
      </w:r>
      <w:r w:rsidR="00B97DA2">
        <w:fldChar w:fldCharType="end"/>
      </w:r>
      <w:r w:rsidR="00AA2032" w:rsidRPr="00DF5E2B">
        <w:t>.</w:t>
      </w:r>
      <w:r w:rsidRPr="00DF5E2B">
        <w:t xml:space="preserve"> Infrastructure/Backbone WMNs. [1]</w:t>
      </w:r>
      <w:bookmarkEnd w:id="120"/>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21" w:name="_Toc219530514"/>
      <w:r w:rsidRPr="00DF5E2B">
        <w:t xml:space="preserve">Figure </w:t>
      </w:r>
      <w:r w:rsidR="00B97DA2">
        <w:fldChar w:fldCharType="begin"/>
      </w:r>
      <w:r w:rsidR="009A47C5">
        <w:instrText xml:space="preserve"> STYLEREF 1 \s </w:instrText>
      </w:r>
      <w:r w:rsidR="00B97DA2">
        <w:fldChar w:fldCharType="separate"/>
      </w:r>
      <w:r w:rsidR="00FB082E">
        <w:rPr>
          <w:noProof/>
        </w:rPr>
        <w:t>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2</w:t>
      </w:r>
      <w:r w:rsidR="00B97DA2">
        <w:fldChar w:fldCharType="end"/>
      </w:r>
      <w:r w:rsidR="00AA2032" w:rsidRPr="00DF5E2B">
        <w:t>.</w:t>
      </w:r>
      <w:r w:rsidRPr="00DF5E2B">
        <w:t xml:space="preserve"> Client WMNs [1]</w:t>
      </w:r>
      <w:bookmarkEnd w:id="121"/>
    </w:p>
    <w:p w:rsidR="008F0D00" w:rsidRPr="00DF5E2B" w:rsidRDefault="0009033C" w:rsidP="00CE5831">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w:t>
      </w:r>
      <w:del w:id="122" w:author="canleloglu" w:date="2013-01-12T16:42:00Z">
        <w:r w:rsidRPr="00DF5E2B" w:rsidDel="009634F2">
          <w:rPr>
            <w:rFonts w:ascii="Times New Roman" w:hAnsi="Times New Roman" w:cs="Times New Roman"/>
            <w:color w:val="000000"/>
            <w:sz w:val="24"/>
            <w:szCs w:val="24"/>
          </w:rPr>
          <w:delText xml:space="preserve">to </w:delText>
        </w:r>
      </w:del>
      <w:r w:rsidRPr="00DF5E2B">
        <w:rPr>
          <w:rFonts w:ascii="Times New Roman" w:hAnsi="Times New Roman" w:cs="Times New Roman"/>
          <w:color w:val="000000"/>
          <w:sz w:val="24"/>
          <w:szCs w:val="24"/>
        </w:rPr>
        <w:t>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ins w:id="123" w:author="canleloglu" w:date="2013-01-12T16:43:00Z">
        <w:r w:rsidR="009634F2">
          <w:rPr>
            <w:rFonts w:ascii="Times New Roman" w:hAnsi="Times New Roman" w:cs="Times New Roman"/>
            <w:color w:val="000000"/>
            <w:sz w:val="24"/>
            <w:szCs w:val="24"/>
          </w:rPr>
          <w:t xml:space="preserve">moreover </w:t>
        </w:r>
      </w:ins>
      <w:del w:id="124" w:author="canleloglu" w:date="2013-01-12T16:43:00Z">
        <w:r w:rsidRPr="00DF5E2B" w:rsidDel="009634F2">
          <w:rPr>
            <w:rFonts w:ascii="Times New Roman" w:hAnsi="Times New Roman" w:cs="Times New Roman"/>
            <w:color w:val="000000"/>
            <w:sz w:val="24"/>
            <w:szCs w:val="24"/>
          </w:rPr>
          <w:delText xml:space="preserve">whereas </w:delText>
        </w:r>
      </w:del>
      <w:r w:rsidRPr="00DF5E2B">
        <w:rPr>
          <w:rFonts w:ascii="Times New Roman" w:hAnsi="Times New Roman" w:cs="Times New Roman"/>
          <w:color w:val="000000"/>
          <w:sz w:val="24"/>
          <w:szCs w:val="24"/>
        </w:rPr>
        <w:t>they can communicate with</w:t>
      </w:r>
      <w:del w:id="125" w:author="canleloglu" w:date="2013-01-12T16:43:00Z">
        <w:r w:rsidRPr="00DF5E2B" w:rsidDel="009634F2">
          <w:rPr>
            <w:rFonts w:ascii="Times New Roman" w:hAnsi="Times New Roman" w:cs="Times New Roman"/>
            <w:color w:val="000000"/>
            <w:sz w:val="24"/>
            <w:szCs w:val="24"/>
          </w:rPr>
          <w:delText>in</w:delText>
        </w:r>
      </w:del>
      <w:r w:rsidRPr="00DF5E2B">
        <w:rPr>
          <w:rFonts w:ascii="Times New Roman" w:hAnsi="Times New Roman" w:cs="Times New Roman"/>
          <w:color w:val="000000"/>
          <w:sz w:val="24"/>
          <w:szCs w:val="24"/>
        </w:rPr>
        <w:t xml:space="preserve"> each other by using a simple ad-hoc network. </w:t>
      </w:r>
    </w:p>
    <w:p w:rsidR="0009033C" w:rsidRPr="00DF5E2B" w:rsidRDefault="0009033C" w:rsidP="00CE5831">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26" w:name="_Toc219530515"/>
      <w:r w:rsidRPr="00DF5E2B">
        <w:t xml:space="preserve">Figure </w:t>
      </w:r>
      <w:r w:rsidR="00B97DA2">
        <w:fldChar w:fldCharType="begin"/>
      </w:r>
      <w:r w:rsidR="009A47C5">
        <w:instrText xml:space="preserve"> STYLEREF 1 \s </w:instrText>
      </w:r>
      <w:r w:rsidR="00B97DA2">
        <w:fldChar w:fldCharType="separate"/>
      </w:r>
      <w:r w:rsidR="00FB082E">
        <w:rPr>
          <w:noProof/>
        </w:rPr>
        <w:t>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3</w:t>
      </w:r>
      <w:r w:rsidR="00B97DA2">
        <w:fldChar w:fldCharType="end"/>
      </w:r>
      <w:r w:rsidRPr="00DF5E2B">
        <w:t>. Hybrid WMNs [1]</w:t>
      </w:r>
      <w:bookmarkEnd w:id="12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3 mesh backbone provides Internet connectivity whereas Client WMNs provide connectivity to mesh backbone for </w:t>
      </w:r>
      <w:ins w:id="127" w:author="canleloglu" w:date="2013-01-12T16:44:00Z">
        <w:r w:rsidR="009634F2">
          <w:rPr>
            <w:rFonts w:ascii="Times New Roman" w:hAnsi="Times New Roman" w:cs="Times New Roman"/>
            <w:color w:val="000000"/>
            <w:sz w:val="24"/>
            <w:szCs w:val="24"/>
          </w:rPr>
          <w:t>remotely</w:t>
        </w:r>
      </w:ins>
      <w:del w:id="128" w:author="canleloglu" w:date="2013-01-12T16:43:00Z">
        <w:r w:rsidRPr="00DF5E2B" w:rsidDel="009634F2">
          <w:rPr>
            <w:rFonts w:ascii="Times New Roman" w:hAnsi="Times New Roman" w:cs="Times New Roman"/>
            <w:color w:val="000000"/>
            <w:sz w:val="24"/>
            <w:szCs w:val="24"/>
          </w:rPr>
          <w:delText xml:space="preserve">far </w:delText>
        </w:r>
      </w:del>
      <w:r w:rsidRPr="00DF5E2B">
        <w:rPr>
          <w:rFonts w:ascii="Times New Roman" w:hAnsi="Times New Roman" w:cs="Times New Roman"/>
          <w:color w:val="000000"/>
          <w:sz w:val="24"/>
          <w:szCs w:val="24"/>
        </w:rPr>
        <w:t>located mesh clients.</w:t>
      </w:r>
    </w:p>
    <w:p w:rsidR="0009033C" w:rsidRPr="00DF5E2B" w:rsidRDefault="0009033C" w:rsidP="009E5E9A">
      <w:pPr>
        <w:pStyle w:val="Heading2"/>
        <w:numPr>
          <w:ilvl w:val="1"/>
          <w:numId w:val="31"/>
        </w:numPr>
      </w:pPr>
      <w:bookmarkStart w:id="129" w:name="_Toc345761751"/>
      <w:r w:rsidRPr="00DF5E2B">
        <w:t>Characteristics of Wireless Mesh Networks</w:t>
      </w:r>
      <w:bookmarkEnd w:id="12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 xml:space="preserve">WMNs provide flexible networking, which has </w:t>
      </w:r>
      <w:del w:id="130" w:author="canleloglu" w:date="2013-01-12T16:45:00Z">
        <w:r w:rsidRPr="00DF5E2B" w:rsidDel="009634F2">
          <w:rPr>
            <w:rFonts w:ascii="Times New Roman" w:hAnsi="Times New Roman" w:cs="Times New Roman"/>
            <w:sz w:val="24"/>
            <w:szCs w:val="24"/>
          </w:rPr>
          <w:delText xml:space="preserve">the </w:delText>
        </w:r>
      </w:del>
      <w:r w:rsidRPr="00DF5E2B">
        <w:rPr>
          <w:rFonts w:ascii="Times New Roman" w:hAnsi="Times New Roman" w:cs="Times New Roman"/>
          <w:sz w:val="24"/>
          <w:szCs w:val="24"/>
        </w:rPr>
        <w:t xml:space="preserve">abilities like self-configuring and self-healing. Deployment, node addition and removal are easy to accomplish since mesh routers form routing paths </w:t>
      </w:r>
      <w:ins w:id="131" w:author="canleloglu" w:date="2013-01-12T16:45:00Z">
        <w:r w:rsidR="009634F2">
          <w:rPr>
            <w:rFonts w:ascii="Times New Roman" w:hAnsi="Times New Roman" w:cs="Times New Roman"/>
            <w:sz w:val="24"/>
            <w:szCs w:val="24"/>
          </w:rPr>
          <w:t>do it ?</w:t>
        </w:r>
      </w:ins>
      <w:r w:rsidRPr="00DF5E2B">
        <w:rPr>
          <w:rFonts w:ascii="Times New Roman" w:hAnsi="Times New Roman" w:cs="Times New Roman"/>
          <w:sz w:val="24"/>
          <w:szCs w:val="24"/>
        </w:rPr>
        <w:t>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w:t>
      </w:r>
      <w:ins w:id="132" w:author="canleloglu" w:date="2013-01-12T16:46:00Z">
        <w:r w:rsidR="009634F2">
          <w:rPr>
            <w:rFonts w:ascii="Times New Roman" w:hAnsi="Times New Roman" w:cs="Times New Roman"/>
            <w:sz w:val="24"/>
            <w:szCs w:val="24"/>
          </w:rPr>
          <w:t xml:space="preserve"> from </w:t>
        </w:r>
      </w:ins>
      <w:r w:rsidRPr="00DF5E2B">
        <w:rPr>
          <w:rFonts w:ascii="Times New Roman" w:hAnsi="Times New Roman" w:cs="Times New Roman"/>
          <w:sz w:val="24"/>
          <w:szCs w:val="24"/>
        </w:rPr>
        <w:t xml:space="preserve"> peer-to-peer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ins w:id="133" w:author="canleloglu" w:date="2013-01-12T16:46:00Z">
        <w:r w:rsidR="009634F2">
          <w:rPr>
            <w:rFonts w:ascii="Times New Roman" w:hAnsi="Times New Roman" w:cs="Times New Roman"/>
            <w:i/>
            <w:sz w:val="24"/>
            <w:szCs w:val="24"/>
          </w:rPr>
          <w:t xml:space="preserve">Commonly </w:t>
        </w:r>
      </w:ins>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 xml:space="preserve">constraints </w:t>
      </w:r>
      <w:del w:id="134" w:author="canleloglu" w:date="2013-01-12T16:46:00Z">
        <w:r w:rsidR="00804F2C" w:rsidRPr="00DF5E2B" w:rsidDel="009634F2">
          <w:rPr>
            <w:rFonts w:ascii="Times New Roman" w:hAnsi="Times New Roman" w:cs="Times New Roman"/>
            <w:sz w:val="24"/>
            <w:szCs w:val="24"/>
          </w:rPr>
          <w:delText>in</w:delText>
        </w:r>
        <w:r w:rsidRPr="00DF5E2B" w:rsidDel="009634F2">
          <w:rPr>
            <w:rFonts w:ascii="Times New Roman" w:hAnsi="Times New Roman" w:cs="Times New Roman"/>
            <w:sz w:val="24"/>
            <w:szCs w:val="24"/>
          </w:rPr>
          <w:delText xml:space="preserve"> common </w:delText>
        </w:r>
      </w:del>
      <w:r w:rsidRPr="00DF5E2B">
        <w:rPr>
          <w:rFonts w:ascii="Times New Roman" w:hAnsi="Times New Roman" w:cs="Times New Roman"/>
          <w:sz w:val="24"/>
          <w:szCs w:val="24"/>
        </w:rPr>
        <w:t xml:space="preserve">but it is advisable for mesh clients to have some forms of power consumption constraints. </w:t>
      </w:r>
    </w:p>
    <w:p w:rsidR="0009033C" w:rsidRPr="00DF5E2B" w:rsidRDefault="0009033C" w:rsidP="00CE5831">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w:t>
      </w:r>
      <w:del w:id="135" w:author="canleloglu" w:date="2013-01-12T16:46:00Z">
        <w:r w:rsidRPr="00DF5E2B" w:rsidDel="009634F2">
          <w:rPr>
            <w:rFonts w:ascii="Times New Roman" w:hAnsi="Times New Roman" w:cs="Times New Roman"/>
            <w:sz w:val="24"/>
            <w:szCs w:val="24"/>
          </w:rPr>
          <w:delText xml:space="preserve">also </w:delText>
        </w:r>
      </w:del>
      <w:r w:rsidRPr="00DF5E2B">
        <w:rPr>
          <w:rFonts w:ascii="Times New Roman" w:hAnsi="Times New Roman" w:cs="Times New Roman"/>
          <w:sz w:val="24"/>
          <w:szCs w:val="24"/>
        </w:rPr>
        <w:t xml:space="preserve">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36" w:name="_Toc271617059"/>
      <w:bookmarkStart w:id="137" w:name="_Toc345761752"/>
      <w:r w:rsidRPr="00DF5E2B">
        <w:lastRenderedPageBreak/>
        <w:t xml:space="preserve">Background ON </w:t>
      </w:r>
      <w:bookmarkEnd w:id="136"/>
      <w:r w:rsidRPr="00DF5E2B">
        <w:t>Cryptographic algorithms</w:t>
      </w:r>
      <w:bookmarkEnd w:id="13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w:t>
      </w:r>
      <w:ins w:id="138" w:author="canleloglu" w:date="2013-01-12T16:47:00Z">
        <w:r w:rsidR="009634F2">
          <w:rPr>
            <w:rFonts w:ascii="Times New Roman" w:hAnsi="Times New Roman" w:cs="Times New Roman"/>
            <w:sz w:val="24"/>
            <w:szCs w:val="24"/>
          </w:rPr>
          <w:t>to</w:t>
        </w:r>
      </w:ins>
      <w:del w:id="139" w:author="canleloglu" w:date="2013-01-12T16:47:00Z">
        <w:r w:rsidRPr="00DF5E2B" w:rsidDel="009634F2">
          <w:rPr>
            <w:rFonts w:ascii="Times New Roman" w:hAnsi="Times New Roman" w:cs="Times New Roman"/>
            <w:sz w:val="24"/>
            <w:szCs w:val="24"/>
          </w:rPr>
          <w:delText xml:space="preserve">for </w:delText>
        </w:r>
      </w:del>
      <w:r w:rsidRPr="00DF5E2B">
        <w:rPr>
          <w:rFonts w:ascii="Times New Roman" w:hAnsi="Times New Roman" w:cs="Times New Roman"/>
          <w:sz w:val="24"/>
          <w:szCs w:val="24"/>
        </w:rPr>
        <w:t>cryptographic primitives are provided</w:t>
      </w:r>
      <w:ins w:id="140" w:author="canleloglu" w:date="2013-01-12T16:47:00Z">
        <w:r w:rsidR="009634F2">
          <w:rPr>
            <w:rFonts w:ascii="Times New Roman" w:hAnsi="Times New Roman" w:cs="Times New Roman"/>
            <w:sz w:val="24"/>
            <w:szCs w:val="24"/>
          </w:rPr>
          <w:t xml:space="preserve"> below. </w:t>
        </w:r>
      </w:ins>
      <w:del w:id="141" w:author="canleloglu" w:date="2013-01-12T16:47:00Z">
        <w:r w:rsidRPr="00DF5E2B" w:rsidDel="009634F2">
          <w:rPr>
            <w:rFonts w:ascii="Times New Roman" w:hAnsi="Times New Roman" w:cs="Times New Roman"/>
            <w:sz w:val="24"/>
            <w:szCs w:val="24"/>
          </w:rPr>
          <w:delText xml:space="preserve"> in this thesis to provide unity in the document</w:delText>
        </w:r>
      </w:del>
      <w:r w:rsidRPr="00DF5E2B">
        <w:rPr>
          <w:rFonts w:ascii="Times New Roman" w:hAnsi="Times New Roman" w:cs="Times New Roman"/>
          <w:sz w:val="24"/>
          <w:szCs w:val="24"/>
        </w:rPr>
        <w:t xml:space="preserve">.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In following sections hash functions, hash chains and HMAC functions are explained. Moreover symmetric cryptography is described. Finally </w:t>
      </w:r>
      <w:del w:id="142" w:author="canleloglu" w:date="2013-01-12T16:48:00Z">
        <w:r w:rsidRPr="00DF5E2B" w:rsidDel="009634F2">
          <w:rPr>
            <w:rFonts w:ascii="Times New Roman" w:hAnsi="Times New Roman" w:cs="Times New Roman"/>
            <w:sz w:val="24"/>
            <w:szCs w:val="24"/>
          </w:rPr>
          <w:delText xml:space="preserve">explanation for </w:delText>
        </w:r>
      </w:del>
      <w:r w:rsidRPr="00DF5E2B">
        <w:rPr>
          <w:rFonts w:ascii="Times New Roman" w:hAnsi="Times New Roman" w:cs="Times New Roman"/>
          <w:sz w:val="24"/>
          <w:szCs w:val="24"/>
        </w:rPr>
        <w:t xml:space="preserve">public key cryptography is </w:t>
      </w:r>
      <w:ins w:id="143" w:author="canleloglu" w:date="2013-01-12T16:48:00Z">
        <w:r w:rsidR="009634F2">
          <w:rPr>
            <w:rFonts w:ascii="Times New Roman" w:hAnsi="Times New Roman" w:cs="Times New Roman"/>
            <w:sz w:val="24"/>
            <w:szCs w:val="24"/>
          </w:rPr>
          <w:t xml:space="preserve">explained </w:t>
        </w:r>
      </w:ins>
      <w:del w:id="144" w:author="canleloglu" w:date="2013-01-12T16:48:00Z">
        <w:r w:rsidRPr="00DF5E2B" w:rsidDel="009634F2">
          <w:rPr>
            <w:rFonts w:ascii="Times New Roman" w:hAnsi="Times New Roman" w:cs="Times New Roman"/>
            <w:sz w:val="24"/>
            <w:szCs w:val="24"/>
          </w:rPr>
          <w:delText xml:space="preserve">provided </w:delText>
        </w:r>
      </w:del>
      <w:r w:rsidRPr="00DF5E2B">
        <w:rPr>
          <w:rFonts w:ascii="Times New Roman" w:hAnsi="Times New Roman" w:cs="Times New Roman"/>
          <w:sz w:val="24"/>
          <w:szCs w:val="24"/>
        </w:rPr>
        <w:t>at the end of this section.</w:t>
      </w:r>
    </w:p>
    <w:p w:rsidR="001B5435" w:rsidRPr="00DF5E2B" w:rsidRDefault="001B5435" w:rsidP="009E5E9A">
      <w:pPr>
        <w:pStyle w:val="Heading2"/>
        <w:numPr>
          <w:ilvl w:val="1"/>
          <w:numId w:val="32"/>
        </w:numPr>
      </w:pPr>
      <w:bookmarkStart w:id="145" w:name="_Toc271617063"/>
      <w:bookmarkStart w:id="146" w:name="_Toc345761753"/>
      <w:r w:rsidRPr="00DF5E2B">
        <w:t>Hash Functions</w:t>
      </w:r>
      <w:bookmarkEnd w:id="145"/>
      <w:bookmarkEnd w:id="146"/>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 xml:space="preserve">Hash functions are usually employed </w:t>
      </w:r>
      <w:del w:id="147" w:author="canleloglu" w:date="2013-01-12T16:51:00Z">
        <w:r w:rsidRPr="00DF5E2B" w:rsidDel="009634F2">
          <w:rPr>
            <w:rFonts w:ascii="Times New Roman" w:hAnsi="Times New Roman" w:cs="Times New Roman"/>
            <w:sz w:val="24"/>
            <w:szCs w:val="24"/>
          </w:rPr>
          <w:delText xml:space="preserve">for </w:delText>
        </w:r>
      </w:del>
      <w:ins w:id="148" w:author="canleloglu" w:date="2013-01-12T16:51:00Z">
        <w:r w:rsidR="009634F2">
          <w:rPr>
            <w:rFonts w:ascii="Times New Roman" w:hAnsi="Times New Roman" w:cs="Times New Roman"/>
            <w:sz w:val="24"/>
            <w:szCs w:val="24"/>
          </w:rPr>
          <w:t xml:space="preserve">to improve </w:t>
        </w:r>
      </w:ins>
      <w:del w:id="149" w:author="canleloglu" w:date="2013-01-12T16:51:00Z">
        <w:r w:rsidRPr="00DF5E2B" w:rsidDel="009634F2">
          <w:rPr>
            <w:rFonts w:ascii="Times New Roman" w:hAnsi="Times New Roman" w:cs="Times New Roman"/>
            <w:sz w:val="24"/>
            <w:szCs w:val="24"/>
          </w:rPr>
          <w:delText xml:space="preserve">improving </w:delText>
        </w:r>
      </w:del>
      <w:r w:rsidRPr="00DF5E2B">
        <w:rPr>
          <w:rFonts w:ascii="Times New Roman" w:hAnsi="Times New Roman" w:cs="Times New Roman"/>
          <w:sz w:val="24"/>
          <w:szCs w:val="24"/>
        </w:rPr>
        <w:t>time performance of table lookup or data comparison tasks such as finding items in a database, discovering repeated or analogous records in a bulky file, finding similar springs in a DNA string and cryptographic purposes.</w:t>
      </w:r>
      <w:bookmarkStart w:id="150" w:name="_GoBack"/>
      <w:bookmarkEnd w:id="150"/>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151" w:name="_Toc219530516"/>
      <w:r w:rsidRPr="00DF5E2B">
        <w:t xml:space="preserve">Figure </w:t>
      </w:r>
      <w:r w:rsidR="00B97DA2">
        <w:fldChar w:fldCharType="begin"/>
      </w:r>
      <w:r w:rsidR="009A47C5">
        <w:instrText xml:space="preserve"> STYLEREF 1 \s </w:instrText>
      </w:r>
      <w:r w:rsidR="00B97DA2">
        <w:fldChar w:fldCharType="separate"/>
      </w:r>
      <w:r w:rsidR="00FB082E">
        <w:rPr>
          <w:noProof/>
        </w:rPr>
        <w:t>3</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1</w:t>
      </w:r>
      <w:r w:rsidR="00B97DA2">
        <w:fldChar w:fldCharType="end"/>
      </w:r>
      <w:r w:rsidRPr="00DF5E2B">
        <w:t>. Hash Function Example [7]</w:t>
      </w:r>
      <w:bookmarkEnd w:id="151"/>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ins w:id="152" w:author="canleloglu" w:date="2013-01-12T16:48:00Z">
        <w:r w:rsidR="009634F2">
          <w:rPr>
            <w:rStyle w:val="Hyperlink"/>
            <w:rFonts w:ascii="Times New Roman" w:hAnsi="Times New Roman" w:cs="Times New Roman"/>
            <w:color w:val="000000" w:themeColor="text1"/>
            <w:sz w:val="24"/>
            <w:szCs w:val="24"/>
            <w:u w:val="none"/>
          </w:rPr>
          <w:t xml:space="preserve"> (bud</w:t>
        </w:r>
        <w:r w:rsidR="009634F2">
          <w:rPr>
            <w:rStyle w:val="Hyperlink"/>
            <w:rFonts w:ascii="Times New Roman" w:hAnsi="Times New Roman" w:cs="Times New Roman"/>
            <w:color w:val="000000" w:themeColor="text1"/>
            <w:sz w:val="24"/>
            <w:szCs w:val="24"/>
            <w:u w:val="none"/>
          </w:rPr>
          <w:t>a</w:t>
        </w:r>
        <w:r w:rsidR="009634F2">
          <w:rPr>
            <w:rStyle w:val="Hyperlink"/>
            <w:rFonts w:ascii="Times New Roman" w:hAnsi="Times New Roman" w:cs="Times New Roman"/>
            <w:color w:val="000000" w:themeColor="text1"/>
            <w:sz w:val="24"/>
            <w:szCs w:val="24"/>
            <w:u w:val="none"/>
          </w:rPr>
          <w:t xml:space="preserve"> bualanık</w:t>
        </w:r>
      </w:ins>
      <w:ins w:id="153" w:author="canleloglu" w:date="2013-01-12T16:52:00Z">
        <w:r w:rsidR="009634F2">
          <w:rPr>
            <w:rStyle w:val="Hyperlink"/>
            <w:rFonts w:ascii="Times New Roman" w:hAnsi="Times New Roman" w:cs="Times New Roman"/>
            <w:color w:val="000000" w:themeColor="text1"/>
            <w:sz w:val="24"/>
            <w:szCs w:val="24"/>
            <w:u w:val="none"/>
          </w:rPr>
          <w:t xml:space="preserve"> </w:t>
        </w:r>
      </w:ins>
      <w:ins w:id="154" w:author="canleloglu" w:date="2013-01-12T16:48:00Z">
        <w:r w:rsidR="009634F2">
          <w:rPr>
            <w:rStyle w:val="Hyperlink"/>
            <w:rFonts w:ascii="Times New Roman" w:hAnsi="Times New Roman" w:cs="Times New Roman"/>
            <w:color w:val="000000" w:themeColor="text1"/>
            <w:sz w:val="24"/>
            <w:szCs w:val="24"/>
            <w:u w:val="none"/>
          </w:rPr>
          <w:t>bır daha cızemezmiyiz?)</w:t>
        </w:r>
      </w:ins>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0C1921" w:rsidP="009E5E9A">
      <w:pPr>
        <w:pStyle w:val="Heading2"/>
        <w:numPr>
          <w:ilvl w:val="1"/>
          <w:numId w:val="32"/>
        </w:numPr>
      </w:pPr>
      <w:r>
        <w:t xml:space="preserve"> </w:t>
      </w:r>
      <w:bookmarkStart w:id="155" w:name="_Toc345761754"/>
      <w:r w:rsidR="001B5435" w:rsidRPr="00DF5E2B">
        <w:t>Hash Chains</w:t>
      </w:r>
      <w:bookmarkEnd w:id="155"/>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156" w:name="_Toc219530517"/>
      <w:r w:rsidRPr="00DF5E2B">
        <w:t xml:space="preserve">Figure </w:t>
      </w:r>
      <w:r w:rsidR="00B97DA2">
        <w:fldChar w:fldCharType="begin"/>
      </w:r>
      <w:r w:rsidR="009A47C5">
        <w:instrText xml:space="preserve"> STYLEREF 1 \s </w:instrText>
      </w:r>
      <w:r w:rsidR="00B97DA2">
        <w:fldChar w:fldCharType="separate"/>
      </w:r>
      <w:r w:rsidR="00FB082E">
        <w:rPr>
          <w:noProof/>
        </w:rPr>
        <w:t>3</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2</w:t>
      </w:r>
      <w:r w:rsidR="00B97DA2">
        <w:fldChar w:fldCharType="end"/>
      </w:r>
      <w:r w:rsidRPr="00DF5E2B">
        <w:t>. Hash Chain Depiction and Usage [8]</w:t>
      </w:r>
      <w:bookmarkEnd w:id="156"/>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B97DA2" w:rsidP="001B5435">
      <w:pPr>
        <w:tabs>
          <w:tab w:val="left" w:pos="7797"/>
        </w:tabs>
        <w:rPr>
          <w:rFonts w:ascii="Times New Roman" w:hAnsi="Times New Roman" w:cs="Times New Roman"/>
          <w:sz w:val="24"/>
          <w:szCs w:val="24"/>
        </w:rPr>
      </w:pPr>
      <w:r w:rsidRPr="00B97DA2">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w:ins w:id="157" w:author="canleloglu" w:date="2013-01-12T16:55:00Z">
          <m:r>
            <w:rPr>
              <w:rFonts w:ascii="Cambria Math" w:hAnsi="Cambria Math" w:cs="Times New Roman"/>
              <w:sz w:val="24"/>
              <w:szCs w:val="24"/>
            </w:rPr>
            <m:t xml:space="preserve"> </m:t>
          </m:r>
        </w:ins>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w:t>
      </w:r>
      <w:ins w:id="158" w:author="canleloglu" w:date="2013-01-12T16:56:00Z">
        <w:r w:rsidR="007D11D3">
          <w:rPr>
            <w:rFonts w:ascii="Times New Roman" w:hAnsi="Times New Roman" w:cs="Times New Roman"/>
            <w:sz w:val="24"/>
            <w:szCs w:val="24"/>
            <w:lang w:bidi="en-US"/>
          </w:rPr>
          <w:t>,</w:t>
        </w:r>
      </w:ins>
      <w:r w:rsidRPr="00DF5E2B">
        <w:rPr>
          <w:rFonts w:ascii="Times New Roman" w:hAnsi="Times New Roman" w:cs="Times New Roman"/>
          <w:sz w:val="24"/>
          <w:szCs w:val="24"/>
          <w:lang w:bidi="en-US"/>
        </w:rPr>
        <w:t xml:space="preserve">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0C1921" w:rsidP="009E5E9A">
      <w:pPr>
        <w:pStyle w:val="Heading2"/>
        <w:numPr>
          <w:ilvl w:val="1"/>
          <w:numId w:val="32"/>
        </w:numPr>
      </w:pPr>
      <w:r>
        <w:t xml:space="preserve"> </w:t>
      </w:r>
      <w:bookmarkStart w:id="159" w:name="_Toc345761755"/>
      <w:r w:rsidR="001B5435" w:rsidRPr="00DF5E2B">
        <w:t>HMAC Functions</w:t>
      </w:r>
      <w:bookmarkEnd w:id="159"/>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C94E19" w:rsidRPr="00C94E19" w:rsidRDefault="00E25282" w:rsidP="00C94E19">
      <w:pPr>
        <w:pStyle w:val="Caption"/>
      </w:pPr>
      <w:bookmarkStart w:id="160" w:name="_Toc345760775"/>
      <w:r w:rsidRPr="00DF5E2B">
        <w:t xml:space="preserve">Table </w:t>
      </w:r>
      <w:r w:rsidR="00B97DA2">
        <w:fldChar w:fldCharType="begin"/>
      </w:r>
      <w:r w:rsidR="00C94E19">
        <w:instrText xml:space="preserve"> STYLEREF 1 \s </w:instrText>
      </w:r>
      <w:r w:rsidR="00B97DA2">
        <w:fldChar w:fldCharType="separate"/>
      </w:r>
      <w:r w:rsidR="00FB082E">
        <w:rPr>
          <w:noProof/>
        </w:rPr>
        <w:t>3</w:t>
      </w:r>
      <w:r w:rsidR="00B97DA2">
        <w:fldChar w:fldCharType="end"/>
      </w:r>
      <w:r w:rsidR="00C94E19">
        <w:t>.</w:t>
      </w:r>
      <w:r w:rsidR="00B97DA2">
        <w:fldChar w:fldCharType="begin"/>
      </w:r>
      <w:r w:rsidR="00C94E19">
        <w:instrText xml:space="preserve"> SEQ Table \* ARABIC \s 1 </w:instrText>
      </w:r>
      <w:r w:rsidR="00B97DA2">
        <w:fldChar w:fldCharType="separate"/>
      </w:r>
      <w:r w:rsidR="00FB082E">
        <w:rPr>
          <w:noProof/>
        </w:rPr>
        <w:t>1</w:t>
      </w:r>
      <w:r w:rsidR="00B97DA2">
        <w:fldChar w:fldCharType="end"/>
      </w:r>
      <w:r w:rsidR="00BC53FF">
        <w:t>:</w:t>
      </w:r>
      <w:r w:rsidRPr="00DF5E2B">
        <w:t xml:space="preserve"> HMAC Parameters [9]</w:t>
      </w:r>
      <w:bookmarkEnd w:id="160"/>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161" w:name="_Toc219530518"/>
      <w:r w:rsidRPr="00DF5E2B">
        <w:t xml:space="preserve">Figure </w:t>
      </w:r>
      <w:r w:rsidR="00B97DA2">
        <w:fldChar w:fldCharType="begin"/>
      </w:r>
      <w:r w:rsidR="009A47C5">
        <w:instrText xml:space="preserve"> STYLEREF 1 \s </w:instrText>
      </w:r>
      <w:r w:rsidR="00B97DA2">
        <w:fldChar w:fldCharType="separate"/>
      </w:r>
      <w:r w:rsidR="00FB082E">
        <w:rPr>
          <w:noProof/>
        </w:rPr>
        <w:t>3</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3</w:t>
      </w:r>
      <w:r w:rsidR="00B97DA2">
        <w:fldChar w:fldCharType="end"/>
      </w:r>
      <w:r w:rsidRPr="00DF5E2B">
        <w:t>. Steps of HMAC [9]</w:t>
      </w:r>
      <w:bookmarkEnd w:id="161"/>
    </w:p>
    <w:p w:rsidR="001B5435" w:rsidRPr="00DF5E2B" w:rsidRDefault="000C1921" w:rsidP="009E5E9A">
      <w:pPr>
        <w:pStyle w:val="Heading2"/>
        <w:numPr>
          <w:ilvl w:val="1"/>
          <w:numId w:val="32"/>
        </w:numPr>
      </w:pPr>
      <w:r>
        <w:t xml:space="preserve"> </w:t>
      </w:r>
      <w:bookmarkStart w:id="162" w:name="_Toc345761756"/>
      <w:r w:rsidR="001B5435" w:rsidRPr="00DF5E2B">
        <w:t>Symmetric Cryptography</w:t>
      </w:r>
      <w:bookmarkEnd w:id="162"/>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20958" cy="1682638"/>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163" w:name="_Toc219530519"/>
      <w:r w:rsidRPr="00DF5E2B">
        <w:lastRenderedPageBreak/>
        <w:t xml:space="preserve">Figure </w:t>
      </w:r>
      <w:r w:rsidR="00B97DA2">
        <w:fldChar w:fldCharType="begin"/>
      </w:r>
      <w:r w:rsidR="009A47C5">
        <w:instrText xml:space="preserve"> STYLEREF 1 \s </w:instrText>
      </w:r>
      <w:r w:rsidR="00B97DA2">
        <w:fldChar w:fldCharType="separate"/>
      </w:r>
      <w:r w:rsidR="00FB082E">
        <w:rPr>
          <w:noProof/>
        </w:rPr>
        <w:t>3</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4</w:t>
      </w:r>
      <w:r w:rsidR="00B97DA2">
        <w:fldChar w:fldCharType="end"/>
      </w:r>
      <w:r w:rsidRPr="00DF5E2B">
        <w:t>. Symmetric Key Cryptography [16]</w:t>
      </w:r>
      <w:bookmarkEnd w:id="163"/>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0C1921" w:rsidP="009E5E9A">
      <w:pPr>
        <w:pStyle w:val="Heading2"/>
        <w:numPr>
          <w:ilvl w:val="1"/>
          <w:numId w:val="32"/>
        </w:numPr>
      </w:pPr>
      <w:r>
        <w:t xml:space="preserve"> </w:t>
      </w:r>
      <w:bookmarkStart w:id="164" w:name="_Toc345761757"/>
      <w:r w:rsidR="001B5435" w:rsidRPr="00DF5E2B">
        <w:t>Public Key Cryptography</w:t>
      </w:r>
      <w:bookmarkEnd w:id="164"/>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165" w:name="_Toc219530520"/>
      <w:r w:rsidRPr="00DF5E2B">
        <w:t xml:space="preserve">Figure </w:t>
      </w:r>
      <w:r w:rsidR="00B97DA2">
        <w:fldChar w:fldCharType="begin"/>
      </w:r>
      <w:r w:rsidR="009A47C5">
        <w:instrText xml:space="preserve"> STYLEREF 1 \s </w:instrText>
      </w:r>
      <w:r w:rsidR="00B97DA2">
        <w:fldChar w:fldCharType="separate"/>
      </w:r>
      <w:r w:rsidR="00FB082E">
        <w:rPr>
          <w:noProof/>
        </w:rPr>
        <w:t>3</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5</w:t>
      </w:r>
      <w:r w:rsidR="00B97DA2">
        <w:fldChar w:fldCharType="end"/>
      </w:r>
      <w:r w:rsidRPr="00DF5E2B">
        <w:t>. Public Key Encryption [17]</w:t>
      </w:r>
      <w:bookmarkEnd w:id="165"/>
    </w:p>
    <w:p w:rsidR="001B5435" w:rsidRPr="00DF5E2B" w:rsidRDefault="001B5435" w:rsidP="001B5435">
      <w:r w:rsidRPr="00DF5E2B">
        <w:t xml:space="preserve">PKC is used for confidentiality purposes, such as encryption and decryption. </w:t>
      </w:r>
      <w:del w:id="166" w:author="canleloglu" w:date="2013-01-12T17:09:00Z">
        <w:r w:rsidRPr="00DF5E2B" w:rsidDel="00057B57">
          <w:delText xml:space="preserve">Also </w:delText>
        </w:r>
      </w:del>
      <w:ins w:id="167" w:author="canleloglu" w:date="2013-01-12T17:09:00Z">
        <w:r w:rsidR="00057B57">
          <w:t>I</w:t>
        </w:r>
      </w:ins>
      <w:del w:id="168" w:author="canleloglu" w:date="2013-01-12T17:09:00Z">
        <w:r w:rsidRPr="00DF5E2B" w:rsidDel="00057B57">
          <w:delText>i</w:delText>
        </w:r>
      </w:del>
      <w:r w:rsidRPr="00DF5E2B">
        <w:t xml:space="preserve">t is </w:t>
      </w:r>
      <w:ins w:id="169" w:author="canleloglu" w:date="2013-01-12T17:09:00Z">
        <w:r w:rsidR="00057B57">
          <w:t>a</w:t>
        </w:r>
        <w:r w:rsidR="00057B57" w:rsidRPr="00DF5E2B">
          <w:t>lso</w:t>
        </w:r>
        <w:r w:rsidR="00057B57" w:rsidRPr="00DF5E2B">
          <w:t xml:space="preserve"> </w:t>
        </w:r>
      </w:ins>
      <w:r w:rsidRPr="00DF5E2B">
        <w:t xml:space="preserve">used for authorization purposes such as digital signing and verification. The type of encryption key </w:t>
      </w:r>
      <w:r w:rsidRPr="00DF5E2B">
        <w:lastRenderedPageBreak/>
        <w:t xml:space="preserve">defines the purpose of the algorithm. If the sender uses the public key for encryption then the algorithm </w:t>
      </w:r>
      <w:del w:id="170" w:author="canleloglu" w:date="2013-01-12T17:10:00Z">
        <w:r w:rsidRPr="00DF5E2B" w:rsidDel="00057B57">
          <w:delText xml:space="preserve">functions </w:delText>
        </w:r>
      </w:del>
      <w:ins w:id="171" w:author="canleloglu" w:date="2013-01-12T17:10:00Z">
        <w:r w:rsidR="00057B57">
          <w:t>operate</w:t>
        </w:r>
        <w:r w:rsidR="00057B57" w:rsidRPr="00DF5E2B">
          <w:t xml:space="preserve">s </w:t>
        </w:r>
      </w:ins>
      <w:r w:rsidRPr="00DF5E2B">
        <w:t>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172" w:name="_Toc219530521"/>
      <w:r w:rsidRPr="00DF5E2B">
        <w:t xml:space="preserve">Figure </w:t>
      </w:r>
      <w:r w:rsidR="00B97DA2">
        <w:fldChar w:fldCharType="begin"/>
      </w:r>
      <w:r w:rsidR="009A47C5">
        <w:instrText xml:space="preserve"> STYLEREF 1 \s </w:instrText>
      </w:r>
      <w:r w:rsidR="00B97DA2">
        <w:fldChar w:fldCharType="separate"/>
      </w:r>
      <w:r w:rsidR="00FB082E">
        <w:rPr>
          <w:noProof/>
        </w:rPr>
        <w:t>3</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6</w:t>
      </w:r>
      <w:r w:rsidR="00B97DA2">
        <w:fldChar w:fldCharType="end"/>
      </w:r>
      <w:r w:rsidRPr="00DF5E2B">
        <w:t>. Validating a Signature [18]</w:t>
      </w:r>
      <w:bookmarkEnd w:id="172"/>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CE4616" w:rsidRPr="00DF5E2B" w:rsidRDefault="00CE4616" w:rsidP="00CE4616">
      <w:pPr>
        <w:pStyle w:val="Heading1"/>
        <w:spacing w:before="240"/>
      </w:pPr>
      <w:bookmarkStart w:id="173" w:name="_Toc345761758"/>
      <w:r>
        <w:lastRenderedPageBreak/>
        <w:t>Literature of payment systems and similar works of sspaywmn</w:t>
      </w:r>
      <w:bookmarkEnd w:id="173"/>
    </w:p>
    <w:p w:rsidR="00CE4616"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The proposed system intends to cover the areas, which are </w:t>
      </w:r>
      <w:ins w:id="174" w:author="canleloglu" w:date="2013-01-12T17:13:00Z">
        <w:r w:rsidR="00057B57">
          <w:rPr>
            <w:rFonts w:ascii="Times New Roman" w:hAnsi="Times New Roman" w:cs="Helvetica"/>
            <w:sz w:val="24"/>
            <w:szCs w:val="24"/>
          </w:rPr>
          <w:t>absent</w:t>
        </w:r>
      </w:ins>
      <w:del w:id="175" w:author="canleloglu" w:date="2013-01-12T17:13:00Z">
        <w:r w:rsidDel="00057B57">
          <w:rPr>
            <w:rFonts w:ascii="Times New Roman" w:hAnsi="Times New Roman" w:cs="Helvetica"/>
            <w:sz w:val="24"/>
            <w:szCs w:val="24"/>
          </w:rPr>
          <w:delText xml:space="preserve">missing </w:delText>
        </w:r>
      </w:del>
      <w:r>
        <w:rPr>
          <w:rFonts w:ascii="Times New Roman" w:hAnsi="Times New Roman" w:cs="Helvetica"/>
          <w:sz w:val="24"/>
          <w:szCs w:val="24"/>
        </w:rPr>
        <w:t xml:space="preserve">in </w:t>
      </w:r>
      <w:del w:id="176" w:author="canleloglu" w:date="2013-01-12T17:13:00Z">
        <w:r w:rsidDel="00057B57">
          <w:rPr>
            <w:rFonts w:ascii="Times New Roman" w:hAnsi="Times New Roman" w:cs="Helvetica"/>
            <w:sz w:val="24"/>
            <w:szCs w:val="24"/>
          </w:rPr>
          <w:delText xml:space="preserve">the </w:delText>
        </w:r>
      </w:del>
      <w:r>
        <w:rPr>
          <w:rFonts w:ascii="Times New Roman" w:hAnsi="Times New Roman" w:cs="Helvetica"/>
          <w:sz w:val="24"/>
          <w:szCs w:val="24"/>
        </w:rPr>
        <w:t>other projects.</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classes:</w:t>
      </w:r>
    </w:p>
    <w:p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 could be subdivide</w:t>
      </w:r>
      <w:ins w:id="177" w:author="canleloglu" w:date="2013-01-12T17:13:00Z">
        <w:r w:rsidR="005D2B12">
          <w:rPr>
            <w:rFonts w:ascii="Times New Roman" w:hAnsi="Times New Roman" w:cs="Helvetica"/>
            <w:sz w:val="24"/>
            <w:szCs w:val="24"/>
          </w:rPr>
          <w:t>d</w:t>
        </w:r>
      </w:ins>
      <w:r>
        <w:rPr>
          <w:rFonts w:ascii="Times New Roman" w:hAnsi="Times New Roman" w:cs="Helvetica"/>
          <w:sz w:val="24"/>
          <w:szCs w:val="24"/>
        </w:rPr>
        <w:t xml:space="preserve"> into two groups:</w:t>
      </w:r>
    </w:p>
    <w:p w:rsidR="00B233A9"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del w:id="178" w:author="canleloglu" w:date="2013-01-12T17:14:00Z">
        <w:r w:rsidDel="005D2B12">
          <w:rPr>
            <w:rFonts w:ascii="Times New Roman" w:hAnsi="Times New Roman" w:cs="Helvetica"/>
            <w:sz w:val="24"/>
            <w:szCs w:val="24"/>
          </w:rPr>
          <w:delText xml:space="preserve">Each time </w:delText>
        </w:r>
      </w:del>
    </w:p>
    <w:p w:rsidR="00AC64FA"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 an</w:t>
      </w:r>
      <w:ins w:id="179" w:author="canleloglu" w:date="2013-01-12T17:15:00Z">
        <w:r w:rsidR="005D2B12">
          <w:rPr>
            <w:rFonts w:ascii="Times New Roman" w:hAnsi="Times New Roman" w:cs="Helvetica"/>
            <w:sz w:val="24"/>
            <w:szCs w:val="24"/>
          </w:rPr>
          <w:t xml:space="preserve"> </w:t>
        </w:r>
      </w:ins>
      <w:del w:id="180" w:author="canleloglu" w:date="2013-01-12T17:15:00Z">
        <w:r w:rsidR="00BF0BD5" w:rsidDel="005D2B12">
          <w:rPr>
            <w:rFonts w:ascii="Times New Roman" w:hAnsi="Times New Roman" w:cs="Helvetica"/>
            <w:sz w:val="24"/>
            <w:szCs w:val="24"/>
          </w:rPr>
          <w:delText xml:space="preserve">d </w:delText>
        </w:r>
      </w:del>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Prevention of Double Spending:</w:t>
      </w:r>
      <w:ins w:id="181" w:author="canleloglu" w:date="2013-01-12T17:18:00Z">
        <w:r w:rsidR="005D2B12">
          <w:rPr>
            <w:rFonts w:ascii="Times New Roman" w:hAnsi="Times New Roman" w:cs="Helvetica"/>
            <w:sz w:val="24"/>
            <w:szCs w:val="24"/>
          </w:rPr>
          <w:t xml:space="preserve"> Clients </w:t>
        </w:r>
      </w:ins>
      <w:r>
        <w:rPr>
          <w:rFonts w:ascii="Times New Roman" w:hAnsi="Times New Roman" w:cs="Helvetica"/>
          <w:sz w:val="24"/>
          <w:szCs w:val="24"/>
        </w:rPr>
        <w:t xml:space="preserve"> </w:t>
      </w:r>
      <w:del w:id="182" w:author="canleloglu" w:date="2013-01-12T17:18:00Z">
        <w:r w:rsidDel="005D2B12">
          <w:rPr>
            <w:rFonts w:ascii="Times New Roman" w:hAnsi="Times New Roman" w:cs="Helvetica"/>
            <w:sz w:val="24"/>
            <w:szCs w:val="24"/>
          </w:rPr>
          <w:delText xml:space="preserve">E-currency </w:delText>
        </w:r>
      </w:del>
      <w:r>
        <w:rPr>
          <w:rFonts w:ascii="Times New Roman" w:hAnsi="Times New Roman" w:cs="Helvetica"/>
          <w:sz w:val="24"/>
          <w:szCs w:val="24"/>
        </w:rPr>
        <w:t xml:space="preserve">should be able to </w:t>
      </w:r>
      <w:r w:rsidR="008F1A5E">
        <w:rPr>
          <w:rFonts w:ascii="Times New Roman" w:hAnsi="Times New Roman" w:cs="Helvetica"/>
          <w:sz w:val="24"/>
          <w:szCs w:val="24"/>
        </w:rPr>
        <w:t>use</w:t>
      </w:r>
      <w:r>
        <w:rPr>
          <w:rFonts w:ascii="Times New Roman" w:hAnsi="Times New Roman" w:cs="Helvetica"/>
          <w:sz w:val="24"/>
          <w:szCs w:val="24"/>
        </w:rPr>
        <w:t xml:space="preserve"> </w:t>
      </w:r>
      <w:ins w:id="183" w:author="canleloglu" w:date="2013-01-12T17:18:00Z">
        <w:r w:rsidR="005D2B12">
          <w:rPr>
            <w:rFonts w:ascii="Times New Roman" w:hAnsi="Times New Roman" w:cs="Helvetica"/>
            <w:sz w:val="24"/>
            <w:szCs w:val="24"/>
          </w:rPr>
          <w:t xml:space="preserve">e-currency </w:t>
        </w:r>
      </w:ins>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w:t>
      </w:r>
      <w:r w:rsidR="00DF4346">
        <w:rPr>
          <w:rFonts w:ascii="Times New Roman" w:hAnsi="Times New Roman" w:cs="Helvetica"/>
          <w:sz w:val="24"/>
          <w:szCs w:val="24"/>
        </w:rPr>
        <w:lastRenderedPageBreak/>
        <w:t>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ins w:id="184" w:author="canleloglu" w:date="2013-01-12T17:19:00Z">
        <w:r w:rsidR="005D2B12">
          <w:rPr>
            <w:rFonts w:ascii="Times New Roman" w:hAnsi="Times New Roman" w:cs="Helvetica"/>
            <w:sz w:val="24"/>
            <w:szCs w:val="24"/>
          </w:rPr>
          <w:t xml:space="preserve">is </w:t>
        </w:r>
      </w:ins>
      <w:r w:rsidR="005C4FA3">
        <w:rPr>
          <w:rFonts w:ascii="Times New Roman" w:hAnsi="Times New Roman" w:cs="Helvetica"/>
          <w:sz w:val="24"/>
          <w:szCs w:val="24"/>
        </w:rPr>
        <w:t xml:space="preserve">added to a system the clients should be notified. In </w:t>
      </w:r>
      <w:del w:id="185" w:author="canleloglu" w:date="2013-01-12T17:19:00Z">
        <w:r w:rsidR="005C4FA3" w:rsidDel="005D2B12">
          <w:rPr>
            <w:rFonts w:ascii="Times New Roman" w:hAnsi="Times New Roman" w:cs="Helvetica"/>
            <w:sz w:val="24"/>
            <w:szCs w:val="24"/>
          </w:rPr>
          <w:delText xml:space="preserve">a </w:delText>
        </w:r>
      </w:del>
      <w:ins w:id="186" w:author="canleloglu" w:date="2013-01-12T17:19:00Z">
        <w:r w:rsidR="005D2B12">
          <w:rPr>
            <w:rFonts w:ascii="Times New Roman" w:hAnsi="Times New Roman" w:cs="Helvetica"/>
            <w:sz w:val="24"/>
            <w:szCs w:val="24"/>
          </w:rPr>
          <w:t>the</w:t>
        </w:r>
        <w:r w:rsidR="005D2B12">
          <w:rPr>
            <w:rFonts w:ascii="Times New Roman" w:hAnsi="Times New Roman" w:cs="Helvetica"/>
            <w:sz w:val="24"/>
            <w:szCs w:val="24"/>
          </w:rPr>
          <w:t xml:space="preserve"> </w:t>
        </w:r>
      </w:ins>
      <w:del w:id="187" w:author="canleloglu" w:date="2013-01-12T17:20:00Z">
        <w:r w:rsidR="005C4FA3" w:rsidDel="005D2B12">
          <w:rPr>
            <w:rFonts w:ascii="Times New Roman" w:hAnsi="Times New Roman" w:cs="Helvetica"/>
            <w:sz w:val="24"/>
            <w:szCs w:val="24"/>
          </w:rPr>
          <w:delText xml:space="preserve">case </w:delText>
        </w:r>
      </w:del>
      <w:ins w:id="188" w:author="canleloglu" w:date="2013-01-12T17:20:00Z">
        <w:r w:rsidR="005D2B12">
          <w:rPr>
            <w:rFonts w:ascii="Times New Roman" w:hAnsi="Times New Roman" w:cs="Helvetica"/>
            <w:sz w:val="24"/>
            <w:szCs w:val="24"/>
          </w:rPr>
          <w:t>existance</w:t>
        </w:r>
        <w:r w:rsidR="005D2B12">
          <w:rPr>
            <w:rFonts w:ascii="Times New Roman" w:hAnsi="Times New Roman" w:cs="Helvetica"/>
            <w:sz w:val="24"/>
            <w:szCs w:val="24"/>
          </w:rPr>
          <w:t xml:space="preserve"> </w:t>
        </w:r>
      </w:ins>
      <w:r w:rsidR="005C4FA3">
        <w:rPr>
          <w:rFonts w:ascii="Times New Roman" w:hAnsi="Times New Roman" w:cs="Helvetica"/>
          <w:sz w:val="24"/>
          <w:szCs w:val="24"/>
        </w:rPr>
        <w:t xml:space="preserve">of large amount of sellers </w:t>
      </w:r>
      <w:del w:id="189" w:author="canleloglu" w:date="2013-01-12T17:20:00Z">
        <w:r w:rsidR="005C4FA3" w:rsidDel="005D2B12">
          <w:rPr>
            <w:rFonts w:ascii="Times New Roman" w:hAnsi="Times New Roman" w:cs="Helvetica"/>
            <w:sz w:val="24"/>
            <w:szCs w:val="24"/>
          </w:rPr>
          <w:delText xml:space="preserve">existence </w:delText>
        </w:r>
      </w:del>
      <w:r w:rsidR="005C4FA3">
        <w:rPr>
          <w:rFonts w:ascii="Times New Roman" w:hAnsi="Times New Roman" w:cs="Helvetica"/>
          <w:sz w:val="24"/>
          <w:szCs w:val="24"/>
        </w:rPr>
        <w:t>the system becomes infeasible. Furthermore,</w:t>
      </w:r>
      <w:ins w:id="190" w:author="canleloglu" w:date="2013-01-12T17:20:00Z">
        <w:r w:rsidR="005D2B12">
          <w:rPr>
            <w:rFonts w:ascii="Times New Roman" w:hAnsi="Times New Roman" w:cs="Helvetica"/>
            <w:sz w:val="24"/>
            <w:szCs w:val="24"/>
          </w:rPr>
          <w:t xml:space="preserve"> the</w:t>
        </w:r>
      </w:ins>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ins w:id="191" w:author="canleloglu" w:date="2013-01-12T17:21:00Z">
        <w:r>
          <w:rPr>
            <w:rFonts w:ascii="Times New Roman" w:hAnsi="Times New Roman" w:cs="Helvetica"/>
            <w:sz w:val="24"/>
            <w:szCs w:val="24"/>
          </w:rPr>
          <w:t xml:space="preserve">With this study </w:t>
        </w:r>
      </w:ins>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ins w:id="192" w:author="canleloglu" w:date="2013-01-12T17:21:00Z">
        <w:r>
          <w:rPr>
            <w:rFonts w:ascii="Times New Roman" w:hAnsi="Times New Roman" w:cs="Helvetica"/>
            <w:sz w:val="24"/>
            <w:szCs w:val="24"/>
          </w:rPr>
          <w:t xml:space="preserve"> since then</w:t>
        </w:r>
      </w:ins>
      <w:del w:id="193" w:author="canleloglu" w:date="2013-01-12T17:21:00Z">
        <w:r w:rsidR="00C50FD9" w:rsidDel="005D2B12">
          <w:rPr>
            <w:rFonts w:ascii="Times New Roman" w:hAnsi="Times New Roman" w:cs="Helvetica"/>
            <w:sz w:val="24"/>
            <w:szCs w:val="24"/>
          </w:rPr>
          <w:delText xml:space="preserve"> and </w:delText>
        </w:r>
      </w:del>
      <w:r w:rsidR="00C50FD9">
        <w:rPr>
          <w:rFonts w:ascii="Times New Roman" w:hAnsi="Times New Roman" w:cs="Helvetica"/>
          <w:sz w:val="24"/>
          <w:szCs w:val="24"/>
        </w:rPr>
        <w:t>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del w:id="194" w:author="canleloglu" w:date="2013-01-12T17:22:00Z">
        <w:r w:rsidR="000C25D9" w:rsidDel="005D2B12">
          <w:rPr>
            <w:rFonts w:ascii="Times New Roman" w:hAnsi="Times New Roman" w:cs="Helvetica"/>
            <w:sz w:val="24"/>
            <w:szCs w:val="24"/>
          </w:rPr>
          <w:delText>passed</w:delText>
        </w:r>
      </w:del>
      <w:ins w:id="195" w:author="canleloglu" w:date="2013-01-12T17:22:00Z">
        <w:r>
          <w:rPr>
            <w:rFonts w:ascii="Times New Roman" w:hAnsi="Times New Roman" w:cs="Helvetica"/>
            <w:sz w:val="24"/>
            <w:szCs w:val="24"/>
          </w:rPr>
          <w:t>past</w:t>
        </w:r>
      </w:ins>
      <w:r w:rsidR="000C25D9">
        <w:rPr>
          <w:rFonts w:ascii="Times New Roman" w:hAnsi="Times New Roman" w:cs="Helvetica"/>
          <w:sz w:val="24"/>
          <w:szCs w:val="24"/>
        </w:rPr>
        <w:t xml:space="preserve"> values between entities are huge numbers, which makes this system </w:t>
      </w:r>
      <w:del w:id="196" w:author="canleloglu" w:date="2013-01-12T17:23:00Z">
        <w:r w:rsidR="000C25D9" w:rsidDel="005D2B12">
          <w:rPr>
            <w:rFonts w:ascii="Times New Roman" w:hAnsi="Times New Roman" w:cs="Helvetica"/>
            <w:sz w:val="24"/>
            <w:szCs w:val="24"/>
          </w:rPr>
          <w:delText xml:space="preserve">for </w:delText>
        </w:r>
      </w:del>
      <w:r w:rsidR="000C25D9">
        <w:rPr>
          <w:rFonts w:ascii="Times New Roman" w:hAnsi="Times New Roman" w:cs="Helvetica"/>
          <w:sz w:val="24"/>
          <w:szCs w:val="24"/>
        </w:rPr>
        <w:t>a poor choice for a network service providing scheme</w:t>
      </w:r>
      <w:ins w:id="197" w:author="canleloglu" w:date="2013-01-12T17:23:00Z">
        <w:r w:rsidR="000977AF">
          <w:rPr>
            <w:rFonts w:ascii="Times New Roman" w:hAnsi="Times New Roman" w:cs="Helvetica"/>
            <w:sz w:val="24"/>
            <w:szCs w:val="24"/>
          </w:rPr>
          <w:t>. Nevertheless</w:t>
        </w:r>
      </w:ins>
      <w:del w:id="198" w:author="canleloglu" w:date="2013-01-12T17:23:00Z">
        <w:r w:rsidR="000C25D9" w:rsidDel="000977AF">
          <w:rPr>
            <w:rFonts w:ascii="Times New Roman" w:hAnsi="Times New Roman" w:cs="Helvetica"/>
            <w:sz w:val="24"/>
            <w:szCs w:val="24"/>
          </w:rPr>
          <w:delText xml:space="preserve"> however</w:delText>
        </w:r>
      </w:del>
      <w:r w:rsidR="000C25D9">
        <w:rPr>
          <w:rFonts w:ascii="Times New Roman" w:hAnsi="Times New Roman" w:cs="Helvetica"/>
          <w:sz w:val="24"/>
          <w:szCs w:val="24"/>
        </w:rPr>
        <w:t xml:space="preserve"> it is useful for payment systems </w:t>
      </w:r>
      <w:del w:id="199" w:author="canleloglu" w:date="2013-01-12T17:24:00Z">
        <w:r w:rsidR="000C25D9" w:rsidDel="000977AF">
          <w:rPr>
            <w:rFonts w:ascii="Times New Roman" w:hAnsi="Times New Roman" w:cs="Helvetica"/>
            <w:sz w:val="24"/>
            <w:szCs w:val="24"/>
          </w:rPr>
          <w:delText xml:space="preserve">that </w:delText>
        </w:r>
      </w:del>
      <w:r w:rsidR="000C25D9">
        <w:rPr>
          <w:rFonts w:ascii="Times New Roman" w:hAnsi="Times New Roman" w:cs="Helvetica"/>
          <w:sz w:val="24"/>
          <w:szCs w:val="24"/>
        </w:rPr>
        <w:t>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ins w:id="200" w:author="canleloglu" w:date="2013-01-12T17:25:00Z">
        <w:r w:rsidR="000977AF">
          <w:rPr>
            <w:rFonts w:ascii="Times New Roman" w:hAnsi="Times New Roman" w:cs="Helvetica"/>
            <w:sz w:val="24"/>
            <w:szCs w:val="24"/>
          </w:rPr>
          <w:t xml:space="preserve"> and</w:t>
        </w:r>
      </w:ins>
      <w:r w:rsidR="00296D39">
        <w:rPr>
          <w:rFonts w:ascii="Times New Roman" w:hAnsi="Times New Roman" w:cs="Helvetica"/>
          <w:sz w:val="24"/>
          <w:szCs w:val="24"/>
        </w:rPr>
        <w:t xml:space="preserve"> for the purpose of providing anonymity. The system has three phases:</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lastRenderedPageBreak/>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w:t>
      </w:r>
      <w:ins w:id="201" w:author="canleloglu" w:date="2013-01-12T17:28:00Z">
        <w:r w:rsidR="000977AF">
          <w:rPr>
            <w:rFonts w:ascii="Times New Roman" w:hAnsi="Times New Roman" w:cs="Helvetica"/>
            <w:sz w:val="24"/>
            <w:szCs w:val="24"/>
          </w:rPr>
          <w:t xml:space="preserve">made it </w:t>
        </w:r>
      </w:ins>
      <w:r w:rsidR="00884EB4">
        <w:rPr>
          <w:rFonts w:ascii="Times New Roman" w:hAnsi="Times New Roman" w:cs="Helvetica"/>
          <w:sz w:val="24"/>
          <w:szCs w:val="24"/>
        </w:rPr>
        <w:t>gain</w:t>
      </w:r>
      <w:del w:id="202" w:author="canleloglu" w:date="2013-01-12T17:28:00Z">
        <w:r w:rsidR="00884EB4" w:rsidDel="000977AF">
          <w:rPr>
            <w:rFonts w:ascii="Times New Roman" w:hAnsi="Times New Roman" w:cs="Helvetica"/>
            <w:sz w:val="24"/>
            <w:szCs w:val="24"/>
          </w:rPr>
          <w:delText>ed</w:delText>
        </w:r>
      </w:del>
      <w:r w:rsidR="00884EB4">
        <w:rPr>
          <w:rFonts w:ascii="Times New Roman" w:hAnsi="Times New Roman" w:cs="Helvetica"/>
          <w:sz w:val="24"/>
          <w:szCs w:val="24"/>
        </w:rPr>
        <w:t xml:space="preserve">   considerable speed, however the necessity of signature before every transaction makes the system infeasible for micro-payments with high frequency. </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xml:space="preserve">, which uses hash-chains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In [51] it is shown that a dishonest mobile user could make calls without payment and also a misbehaving service provider could overcharge for it’s service. The authors propose a new billing scheme in [51] and in their scheme TTP generates two signatures for a service, which are Starting</w:t>
      </w:r>
      <w:ins w:id="203" w:author="canleloglu" w:date="2013-01-12T17:29:00Z">
        <w:r w:rsidR="000977AF">
          <w:rPr>
            <w:rFonts w:ascii="Times New Roman" w:hAnsi="Times New Roman" w:cs="Helvetica"/>
            <w:sz w:val="24"/>
            <w:szCs w:val="24"/>
          </w:rPr>
          <w:t xml:space="preserve"> </w:t>
        </w:r>
      </w:ins>
      <w:r w:rsidR="00A70AD7">
        <w:rPr>
          <w:rFonts w:ascii="Times New Roman" w:hAnsi="Times New Roman" w:cs="Helvetica"/>
          <w:sz w:val="24"/>
          <w:szCs w:val="24"/>
        </w:rPr>
        <w:t>Time Signature and Finish</w:t>
      </w:r>
      <w:ins w:id="204" w:author="canleloglu" w:date="2013-01-12T17:29:00Z">
        <w:r w:rsidR="000977AF">
          <w:rPr>
            <w:rFonts w:ascii="Times New Roman" w:hAnsi="Times New Roman" w:cs="Helvetica"/>
            <w:sz w:val="24"/>
            <w:szCs w:val="24"/>
          </w:rPr>
          <w:t xml:space="preserve"> </w:t>
        </w:r>
      </w:ins>
      <w:r w:rsidR="00A70AD7">
        <w:rPr>
          <w:rFonts w:ascii="Times New Roman" w:hAnsi="Times New Roman" w:cs="Helvetica"/>
          <w:sz w:val="24"/>
          <w:szCs w:val="24"/>
        </w:rPr>
        <w:t>Time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rsidR="00CE4616" w:rsidRPr="000977AF" w:rsidRDefault="00CE4616" w:rsidP="00CE4616">
      <w:pPr>
        <w:rPr>
          <w:rFonts w:ascii="Times New Roman" w:hAnsi="Times New Roman" w:cs="Helvetica"/>
          <w:sz w:val="24"/>
          <w:szCs w:val="24"/>
          <w:rPrChange w:id="205" w:author="canleloglu" w:date="2013-01-12T17:30:00Z">
            <w:rPr>
              <w:sz w:val="24"/>
            </w:rPr>
          </w:rPrChange>
        </w:rPr>
      </w:pPr>
      <w:r w:rsidRPr="000977AF">
        <w:rPr>
          <w:rFonts w:ascii="Times New Roman" w:hAnsi="Times New Roman" w:cs="Helvetica"/>
          <w:sz w:val="24"/>
          <w:szCs w:val="24"/>
          <w:rPrChange w:id="206" w:author="canleloglu" w:date="2013-01-12T17:30:00Z">
            <w:rPr>
              <w:sz w:val="24"/>
            </w:rPr>
          </w:rPrChange>
        </w:rPr>
        <w:t>In [30], the authors use a high-level approach for billing and propose</w:t>
      </w:r>
      <w:r w:rsidR="00BF2BC9" w:rsidRPr="000977AF">
        <w:rPr>
          <w:rFonts w:ascii="Times New Roman" w:hAnsi="Times New Roman" w:cs="Helvetica"/>
          <w:sz w:val="24"/>
          <w:szCs w:val="24"/>
          <w:rPrChange w:id="207" w:author="canleloglu" w:date="2013-01-12T17:30:00Z">
            <w:rPr>
              <w:sz w:val="24"/>
            </w:rPr>
          </w:rPrChange>
        </w:rPr>
        <w:t xml:space="preserve"> </w:t>
      </w:r>
      <w:ins w:id="208" w:author="canleloglu" w:date="2013-01-12T17:31:00Z">
        <w:r w:rsidR="000977AF">
          <w:rPr>
            <w:rFonts w:ascii="Times New Roman" w:hAnsi="Times New Roman" w:cs="Helvetica"/>
            <w:sz w:val="24"/>
            <w:szCs w:val="24"/>
          </w:rPr>
          <w:t xml:space="preserve">an </w:t>
        </w:r>
      </w:ins>
      <w:r w:rsidR="00BF2BC9" w:rsidRPr="000977AF">
        <w:rPr>
          <w:rFonts w:ascii="Times New Roman" w:hAnsi="Times New Roman" w:cs="Helvetica"/>
          <w:sz w:val="24"/>
          <w:szCs w:val="24"/>
          <w:rPrChange w:id="209" w:author="canleloglu" w:date="2013-01-12T17:30:00Z">
            <w:rPr>
              <w:sz w:val="24"/>
            </w:rPr>
          </w:rPrChange>
        </w:rPr>
        <w:t>architecture</w:t>
      </w:r>
      <w:r w:rsidRPr="000977AF">
        <w:rPr>
          <w:rFonts w:ascii="Times New Roman" w:hAnsi="Times New Roman" w:cs="Helvetica"/>
          <w:sz w:val="24"/>
          <w:szCs w:val="24"/>
          <w:rPrChange w:id="210" w:author="canleloglu" w:date="2013-01-12T17:30:00Z">
            <w:rPr>
              <w:sz w:val="24"/>
            </w:rPr>
          </w:rPrChange>
        </w:rPr>
        <w:t>. Their focus is mostly its performance on a threshold based bandwidth management algorithm.</w:t>
      </w:r>
      <w:r w:rsidR="009960F7" w:rsidRPr="000977AF">
        <w:rPr>
          <w:rFonts w:ascii="Times New Roman" w:hAnsi="Times New Roman" w:cs="Helvetica"/>
          <w:sz w:val="24"/>
          <w:szCs w:val="24"/>
          <w:rPrChange w:id="211" w:author="canleloglu" w:date="2013-01-12T17:30:00Z">
            <w:rPr>
              <w:sz w:val="24"/>
            </w:rPr>
          </w:rPrChange>
        </w:rPr>
        <w:t xml:space="preserve"> Untraceability is not supported in the system.</w:t>
      </w:r>
      <w:r w:rsidRPr="000977AF">
        <w:rPr>
          <w:rFonts w:ascii="Times New Roman" w:hAnsi="Times New Roman" w:cs="Helvetica"/>
          <w:sz w:val="24"/>
          <w:szCs w:val="24"/>
          <w:rPrChange w:id="212" w:author="canleloglu" w:date="2013-01-12T17:30:00Z">
            <w:rPr>
              <w:sz w:val="24"/>
            </w:rPr>
          </w:rPrChange>
        </w:rPr>
        <w:t xml:space="preserve">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w:t>
      </w:r>
      <w:r w:rsidRPr="000977AF">
        <w:rPr>
          <w:rFonts w:ascii="Times New Roman" w:hAnsi="Times New Roman" w:cs="Helvetica"/>
          <w:sz w:val="24"/>
          <w:szCs w:val="24"/>
          <w:rPrChange w:id="213" w:author="canleloglu" w:date="2013-01-12T17:30:00Z">
            <w:rPr>
              <w:sz w:val="24"/>
            </w:rPr>
          </w:rPrChange>
        </w:rPr>
        <w:lastRenderedPageBreak/>
        <w:t xml:space="preserve">and/or analytical performance model, and disregarding users' anonymity/privacy. Similarly, UPASS does not consider client anonymity and untraceability. </w:t>
      </w:r>
    </w:p>
    <w:p w:rsidR="00BF2BC9" w:rsidRPr="000977AF" w:rsidRDefault="00BF2BC9" w:rsidP="00CE4616">
      <w:pPr>
        <w:rPr>
          <w:rFonts w:ascii="Times New Roman" w:hAnsi="Times New Roman" w:cs="Helvetica"/>
          <w:sz w:val="24"/>
          <w:szCs w:val="24"/>
          <w:rPrChange w:id="214" w:author="canleloglu" w:date="2013-01-12T17:30:00Z">
            <w:rPr>
              <w:sz w:val="24"/>
            </w:rPr>
          </w:rPrChange>
        </w:rPr>
      </w:pPr>
      <w:r w:rsidRPr="000977AF">
        <w:rPr>
          <w:rFonts w:ascii="Times New Roman" w:hAnsi="Times New Roman" w:cs="Helvetica"/>
          <w:sz w:val="24"/>
          <w:szCs w:val="24"/>
          <w:rPrChange w:id="215" w:author="canleloglu" w:date="2013-01-12T17:30:00Z">
            <w:rPr>
              <w:sz w:val="24"/>
            </w:rPr>
          </w:rPrChange>
        </w:rPr>
        <w:t xml:space="preserve">Qi, Zhao, Wang and Choi [52] have introduced a security authentication and an undeniable billing protocol for WMNs. </w:t>
      </w:r>
      <w:r w:rsidR="00001F31" w:rsidRPr="000977AF">
        <w:rPr>
          <w:rFonts w:ascii="Times New Roman" w:hAnsi="Times New Roman" w:cs="Helvetica"/>
          <w:sz w:val="24"/>
          <w:szCs w:val="24"/>
          <w:rPrChange w:id="216" w:author="canleloglu" w:date="2013-01-12T17:30:00Z">
            <w:rPr>
              <w:sz w:val="24"/>
            </w:rPr>
          </w:rPrChange>
        </w:rPr>
        <w:t xml:space="preserve">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001F31" w:rsidRPr="000977AF" w:rsidRDefault="00001F31" w:rsidP="00CE4616">
      <w:pPr>
        <w:rPr>
          <w:rFonts w:ascii="Times New Roman" w:hAnsi="Times New Roman" w:cs="Helvetica"/>
          <w:sz w:val="24"/>
          <w:szCs w:val="24"/>
          <w:rPrChange w:id="217" w:author="canleloglu" w:date="2013-01-12T17:30:00Z">
            <w:rPr>
              <w:sz w:val="24"/>
            </w:rPr>
          </w:rPrChange>
        </w:rPr>
      </w:pPr>
      <w:r w:rsidRPr="000977AF">
        <w:rPr>
          <w:rFonts w:ascii="Times New Roman" w:hAnsi="Times New Roman" w:cs="Helvetica"/>
          <w:sz w:val="24"/>
          <w:szCs w:val="24"/>
          <w:rPrChange w:id="218" w:author="canleloglu" w:date="2013-01-12T17:30:00Z">
            <w:rPr>
              <w:sz w:val="24"/>
            </w:rPr>
          </w:rPrChange>
        </w:rPr>
        <w:t xml:space="preserve">Many research on billing systems for WMNs have been done and many challenges have been tackled using cryptographic techniques. The general situation of the proposed systems is </w:t>
      </w:r>
      <w:ins w:id="219" w:author="canleloglu" w:date="2013-01-12T17:33:00Z">
        <w:r w:rsidR="000977AF">
          <w:rPr>
            <w:rFonts w:ascii="Times New Roman" w:hAnsi="Times New Roman" w:cs="Helvetica"/>
            <w:sz w:val="24"/>
            <w:szCs w:val="24"/>
          </w:rPr>
          <w:t xml:space="preserve">a </w:t>
        </w:r>
      </w:ins>
      <w:r w:rsidRPr="000977AF">
        <w:rPr>
          <w:rFonts w:ascii="Times New Roman" w:hAnsi="Times New Roman" w:cs="Helvetica"/>
          <w:sz w:val="24"/>
          <w:szCs w:val="24"/>
          <w:rPrChange w:id="220" w:author="canleloglu" w:date="2013-01-12T17:30:00Z">
            <w:rPr>
              <w:sz w:val="24"/>
            </w:rPr>
          </w:rPrChange>
        </w:rPr>
        <w:t>lack of anonymity and untraceability support or bad performance for a high frequency payment scheme. SSPayWMN offers respectable performance for high frequency payments and also secure authentication with anonymity and untraceability properties.</w:t>
      </w:r>
    </w:p>
    <w:p w:rsidR="009960F7" w:rsidRDefault="009960F7" w:rsidP="00CE4616">
      <w:pPr>
        <w:rPr>
          <w:sz w:val="24"/>
        </w:rPr>
      </w:pPr>
    </w:p>
    <w:p w:rsidR="00326F9F" w:rsidRPr="00DF5E2B" w:rsidRDefault="00326F9F" w:rsidP="00CE4616">
      <w:pPr>
        <w:rPr>
          <w:rFonts w:ascii="Times New Roman" w:hAnsi="Times New Roman" w:cs="Helvetica"/>
          <w:sz w:val="24"/>
          <w:szCs w:val="24"/>
        </w:rPr>
      </w:pPr>
    </w:p>
    <w:p w:rsidR="00CE4616" w:rsidRPr="00DF5E2B" w:rsidRDefault="00CE4616" w:rsidP="001B5435">
      <w:pPr>
        <w:rPr>
          <w:rFonts w:ascii="Times New Roman" w:hAnsi="Times New Roman" w:cs="Times New Roman"/>
          <w:sz w:val="24"/>
          <w:szCs w:val="24"/>
          <w:lang w:bidi="en-US"/>
        </w:rPr>
      </w:pPr>
    </w:p>
    <w:p w:rsidR="008F0D00" w:rsidRPr="00DF5E2B" w:rsidRDefault="008F0D00" w:rsidP="00CB0A51">
      <w:pPr>
        <w:pStyle w:val="Heading1"/>
        <w:spacing w:before="240"/>
      </w:pPr>
      <w:bookmarkStart w:id="221" w:name="_Toc345761759"/>
      <w:r w:rsidRPr="00DF5E2B">
        <w:lastRenderedPageBreak/>
        <w:t>Requirements for a secure</w:t>
      </w:r>
      <w:r w:rsidR="00A116F8" w:rsidRPr="00DF5E2B">
        <w:t xml:space="preserve"> and seamless mIcropayment scheme In wI</w:t>
      </w:r>
      <w:r w:rsidRPr="00DF5E2B">
        <w:t>reless mesh networks</w:t>
      </w:r>
      <w:bookmarkEnd w:id="221"/>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ins w:id="222" w:author="canleloglu" w:date="2013-01-12T17:44:00Z">
        <w:r w:rsidR="00546CE5">
          <w:rPr>
            <w:rFonts w:ascii="Times New Roman" w:hAnsi="Times New Roman" w:cs="Times New Roman"/>
            <w:sz w:val="24"/>
            <w:szCs w:val="24"/>
          </w:rPr>
          <w:t>also</w:t>
        </w:r>
      </w:ins>
      <w:del w:id="223" w:author="canleloglu" w:date="2013-01-12T17:44:00Z">
        <w:r w:rsidR="008F0D00" w:rsidRPr="00DF5E2B" w:rsidDel="00546CE5">
          <w:rPr>
            <w:rFonts w:ascii="Times New Roman" w:hAnsi="Times New Roman" w:cs="Times New Roman"/>
            <w:sz w:val="24"/>
            <w:szCs w:val="24"/>
          </w:rPr>
          <w:delText xml:space="preserve">and </w:delText>
        </w:r>
      </w:del>
      <w:r w:rsidR="008F0D00" w:rsidRPr="00DF5E2B">
        <w:rPr>
          <w:rFonts w:ascii="Times New Roman" w:hAnsi="Times New Roman" w:cs="Times New Roman"/>
          <w:sz w:val="24"/>
          <w:szCs w:val="24"/>
        </w:rPr>
        <w:t>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ins w:id="224" w:author="canleloglu" w:date="2013-01-12T17:44:00Z">
        <w:r w:rsidR="00546CE5">
          <w:rPr>
            <w:rFonts w:ascii="Times New Roman" w:hAnsi="Times New Roman" w:cs="Times New Roman"/>
            <w:sz w:val="24"/>
            <w:szCs w:val="24"/>
          </w:rPr>
          <w:t>to do so</w:t>
        </w:r>
      </w:ins>
      <w:del w:id="225" w:author="canleloglu" w:date="2013-01-12T17:44:00Z">
        <w:r w:rsidRPr="00DF5E2B" w:rsidDel="00546CE5">
          <w:rPr>
            <w:rFonts w:ascii="Times New Roman" w:hAnsi="Times New Roman" w:cs="Times New Roman"/>
            <w:sz w:val="24"/>
            <w:szCs w:val="24"/>
          </w:rPr>
          <w:delText>doing so</w:delText>
        </w:r>
      </w:del>
      <w:r w:rsidRPr="00DF5E2B">
        <w:rPr>
          <w:rFonts w:ascii="Times New Roman" w:hAnsi="Times New Roman" w:cs="Times New Roman"/>
          <w:sz w:val="24"/>
          <w:szCs w:val="24"/>
        </w:rPr>
        <w: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w:t>
      </w:r>
      <w:ins w:id="226" w:author="canleloglu" w:date="2013-01-12T17:45:00Z">
        <w:r w:rsidR="00546CE5">
          <w:rPr>
            <w:rFonts w:ascii="Times New Roman" w:hAnsi="Times New Roman" w:cs="Times New Roman"/>
            <w:sz w:val="24"/>
            <w:szCs w:val="24"/>
          </w:rPr>
          <w:t>C</w:t>
        </w:r>
      </w:ins>
      <w:del w:id="227" w:author="canleloglu" w:date="2013-01-12T17:45:00Z">
        <w:r w:rsidRPr="00DF5E2B" w:rsidDel="00546CE5">
          <w:rPr>
            <w:rFonts w:ascii="Times New Roman" w:hAnsi="Times New Roman" w:cs="Times New Roman"/>
            <w:sz w:val="24"/>
            <w:szCs w:val="24"/>
          </w:rPr>
          <w:delText>c</w:delText>
        </w:r>
      </w:del>
      <w:r w:rsidRPr="00DF5E2B">
        <w:rPr>
          <w:rFonts w:ascii="Times New Roman" w:hAnsi="Times New Roman" w:cs="Times New Roman"/>
          <w:sz w:val="24"/>
          <w:szCs w:val="24"/>
        </w:rPr>
        <w:t>lients cannot deny that they did not take service. Operators cannot claim that they provide service more than they actually provide</w:t>
      </w:r>
      <w:del w:id="228" w:author="canleloglu" w:date="2013-01-12T17:45:00Z">
        <w:r w:rsidRPr="00DF5E2B" w:rsidDel="00546CE5">
          <w:rPr>
            <w:rFonts w:ascii="Times New Roman" w:hAnsi="Times New Roman" w:cs="Times New Roman"/>
            <w:sz w:val="24"/>
            <w:szCs w:val="24"/>
          </w:rPr>
          <w:delText>d</w:delText>
        </w:r>
      </w:del>
      <w:r w:rsidRPr="00DF5E2B">
        <w:rPr>
          <w:rFonts w:ascii="Times New Roman" w:hAnsi="Times New Roman" w:cs="Times New Roman"/>
          <w:sz w:val="24"/>
          <w:szCs w:val="24"/>
        </w:rPr>
        <w:t>. These are to be guaranteed</w:t>
      </w:r>
      <w:ins w:id="229" w:author="canleloglu" w:date="2013-01-12T17:45:00Z">
        <w:r w:rsidR="00546CE5">
          <w:rPr>
            <w:rFonts w:ascii="Times New Roman" w:hAnsi="Times New Roman" w:cs="Times New Roman"/>
            <w:sz w:val="24"/>
            <w:szCs w:val="24"/>
          </w:rPr>
          <w:t xml:space="preserve"> by</w:t>
        </w:r>
      </w:ins>
      <w:r w:rsidRPr="00DF5E2B">
        <w:rPr>
          <w:rFonts w:ascii="Times New Roman" w:hAnsi="Times New Roman" w:cs="Times New Roman"/>
          <w:sz w:val="24"/>
          <w:szCs w:val="24"/>
        </w:rPr>
        <w:t xml:space="preserve">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w:t>
      </w:r>
      <w:del w:id="230" w:author="canleloglu" w:date="2013-01-12T17:46:00Z">
        <w:r w:rsidRPr="00DF5E2B" w:rsidDel="00546CE5">
          <w:rPr>
            <w:rFonts w:ascii="Times New Roman" w:hAnsi="Times New Roman" w:cs="Times New Roman"/>
            <w:sz w:val="24"/>
            <w:szCs w:val="24"/>
          </w:rPr>
          <w:delText xml:space="preserve">able to be </w:delText>
        </w:r>
      </w:del>
      <w:r w:rsidRPr="00DF5E2B">
        <w:rPr>
          <w:rFonts w:ascii="Times New Roman" w:hAnsi="Times New Roman" w:cs="Times New Roman"/>
          <w:sz w:val="24"/>
          <w:szCs w:val="24"/>
        </w:rPr>
        <w:t xml:space="preserve">used to get more services </w:t>
      </w:r>
      <w:del w:id="231" w:author="canleloglu" w:date="2013-01-12T17:46:00Z">
        <w:r w:rsidRPr="00DF5E2B" w:rsidDel="00546CE5">
          <w:rPr>
            <w:rFonts w:ascii="Times New Roman" w:hAnsi="Times New Roman" w:cs="Times New Roman"/>
            <w:sz w:val="24"/>
            <w:szCs w:val="24"/>
          </w:rPr>
          <w:delText xml:space="preserve">that </w:delText>
        </w:r>
      </w:del>
      <w:ins w:id="232" w:author="canleloglu" w:date="2013-01-12T17:46:00Z">
        <w:r w:rsidR="00546CE5" w:rsidRPr="00DF5E2B">
          <w:rPr>
            <w:rFonts w:ascii="Times New Roman" w:hAnsi="Times New Roman" w:cs="Times New Roman"/>
            <w:sz w:val="24"/>
            <w:szCs w:val="24"/>
          </w:rPr>
          <w:t>tha</w:t>
        </w:r>
        <w:r w:rsidR="00546CE5">
          <w:rPr>
            <w:rFonts w:ascii="Times New Roman" w:hAnsi="Times New Roman" w:cs="Times New Roman"/>
            <w:sz w:val="24"/>
            <w:szCs w:val="24"/>
          </w:rPr>
          <w:t>n</w:t>
        </w:r>
        <w:r w:rsidR="00546CE5" w:rsidRPr="00DF5E2B">
          <w:rPr>
            <w:rFonts w:ascii="Times New Roman" w:hAnsi="Times New Roman" w:cs="Times New Roman"/>
            <w:sz w:val="24"/>
            <w:szCs w:val="24"/>
          </w:rPr>
          <w:t xml:space="preserve"> </w:t>
        </w:r>
      </w:ins>
      <w:r w:rsidRPr="00DF5E2B">
        <w:rPr>
          <w:rFonts w:ascii="Times New Roman" w:hAnsi="Times New Roman" w:cs="Times New Roman"/>
          <w:sz w:val="24"/>
          <w:szCs w:val="24"/>
        </w:rPr>
        <w:t xml:space="preserve">its value. In particular, the payment token should not be used twice or more. </w:t>
      </w:r>
    </w:p>
    <w:p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rsidR="008F0D00" w:rsidRPr="00DF5E2B" w:rsidRDefault="00F2605C" w:rsidP="00F2605C">
      <w:pPr>
        <w:pStyle w:val="Heading2"/>
        <w:ind w:left="720"/>
        <w:rPr>
          <w:lang w:bidi="en-US"/>
        </w:rPr>
      </w:pPr>
      <w:bookmarkStart w:id="233" w:name="_Toc345761760"/>
      <w:r>
        <w:rPr>
          <w:lang w:bidi="en-US"/>
        </w:rPr>
        <w:t>5.1.</w:t>
      </w:r>
      <w:r w:rsidR="000C1921">
        <w:rPr>
          <w:lang w:bidi="en-US"/>
        </w:rPr>
        <w:t xml:space="preserve"> </w:t>
      </w:r>
      <w:r w:rsidR="008F0D00" w:rsidRPr="00DF5E2B">
        <w:rPr>
          <w:lang w:bidi="en-US"/>
        </w:rPr>
        <w:t>Requirements of the Network</w:t>
      </w:r>
      <w:bookmarkEnd w:id="233"/>
    </w:p>
    <w:p w:rsidR="008F0D00" w:rsidRPr="00DF5E2B" w:rsidRDefault="00B14D2F"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F2605C">
      <w:pPr>
        <w:pStyle w:val="Heading2"/>
        <w:ind w:left="720"/>
      </w:pPr>
      <w:r>
        <w:t xml:space="preserve"> </w:t>
      </w:r>
      <w:bookmarkStart w:id="234" w:name="_Toc345761761"/>
      <w:r w:rsidR="00F2605C">
        <w:t xml:space="preserve">5.2. </w:t>
      </w:r>
      <w:r w:rsidR="008F0D00" w:rsidRPr="00DF5E2B">
        <w:t>General Overview of the Proposed Scheme</w:t>
      </w:r>
      <w:bookmarkEnd w:id="234"/>
    </w:p>
    <w:p w:rsidR="008F0D00" w:rsidRPr="00DF5E2B" w:rsidRDefault="00494EB7"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del w:id="235" w:author="canleloglu" w:date="2013-01-12T17:48:00Z">
        <w:r w:rsidR="008F0D00" w:rsidRPr="00DF5E2B" w:rsidDel="00546CE5">
          <w:rPr>
            <w:rFonts w:ascii="Times New Roman" w:hAnsi="Times New Roman" w:cs="Times New Roman"/>
            <w:sz w:val="24"/>
            <w:szCs w:val="24"/>
          </w:rPr>
          <w:delText xml:space="preserve"> (Trusted Third Party</w:delText>
        </w:r>
        <w:r w:rsidR="00A116F8" w:rsidRPr="00DF5E2B" w:rsidDel="00546CE5">
          <w:rPr>
            <w:rFonts w:ascii="Times New Roman" w:hAnsi="Times New Roman" w:cs="Times New Roman"/>
            <w:sz w:val="24"/>
            <w:szCs w:val="24"/>
          </w:rPr>
          <w:delText>)</w:delText>
        </w:r>
      </w:del>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w:t>
      </w:r>
      <w:ins w:id="236" w:author="canleloglu" w:date="2013-01-12T17:48:00Z">
        <w:r w:rsidR="00546CE5">
          <w:rPr>
            <w:rFonts w:ascii="Times New Roman" w:hAnsi="Times New Roman" w:cs="Times New Roman"/>
            <w:sz w:val="24"/>
            <w:szCs w:val="24"/>
          </w:rPr>
          <w:t xml:space="preserve"> an</w:t>
        </w:r>
      </w:ins>
      <w:r w:rsidR="008F0D00" w:rsidRPr="00DF5E2B">
        <w:rPr>
          <w:rFonts w:ascii="Times New Roman" w:hAnsi="Times New Roman" w:cs="Times New Roman"/>
          <w:sz w:val="24"/>
          <w:szCs w:val="24"/>
        </w:rPr>
        <w:t xml:space="preserve">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ins w:id="237" w:author="canleloglu" w:date="2013-01-12T17:49:00Z">
        <w:r w:rsidR="00546CE5">
          <w:rPr>
            <w:rFonts w:ascii="Times New Roman" w:hAnsi="Times New Roman" w:cs="Times New Roman"/>
            <w:sz w:val="24"/>
            <w:szCs w:val="24"/>
          </w:rPr>
          <w:t xml:space="preserve"> with</w:t>
        </w:r>
      </w:ins>
      <w:r w:rsidR="008F0D00" w:rsidRPr="00DF5E2B">
        <w:rPr>
          <w:rFonts w:ascii="Times New Roman" w:hAnsi="Times New Roman" w:cs="Times New Roman"/>
          <w:sz w:val="24"/>
          <w:szCs w:val="24"/>
        </w:rPr>
        <w:t xml:space="preserve"> their icons</w:t>
      </w:r>
      <w:ins w:id="238" w:author="canleloglu" w:date="2013-01-12T17:49:00Z">
        <w:r w:rsidR="00546CE5">
          <w:rPr>
            <w:rFonts w:ascii="Times New Roman" w:hAnsi="Times New Roman" w:cs="Times New Roman"/>
            <w:sz w:val="24"/>
            <w:szCs w:val="24"/>
          </w:rPr>
          <w:t>,</w:t>
        </w:r>
      </w:ins>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BC53FF">
        <w:rPr>
          <w:rFonts w:ascii="Times New Roman" w:hAnsi="Times New Roman" w:cs="Times New Roman"/>
          <w:sz w:val="24"/>
          <w:szCs w:val="24"/>
        </w:rPr>
        <w:t>5</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239" w:name="_Toc345760776"/>
      <w:r w:rsidRPr="00DF5E2B">
        <w:t xml:space="preserve">Table </w:t>
      </w:r>
      <w:r w:rsidR="00B97DA2">
        <w:fldChar w:fldCharType="begin"/>
      </w:r>
      <w:r w:rsidR="00C94E19">
        <w:instrText xml:space="preserve"> STYLEREF 1 \s </w:instrText>
      </w:r>
      <w:r w:rsidR="00B97DA2">
        <w:fldChar w:fldCharType="separate"/>
      </w:r>
      <w:r w:rsidR="00FB082E">
        <w:rPr>
          <w:noProof/>
        </w:rPr>
        <w:t>5</w:t>
      </w:r>
      <w:r w:rsidR="00B97DA2">
        <w:fldChar w:fldCharType="end"/>
      </w:r>
      <w:r w:rsidR="00C94E19">
        <w:t>.</w:t>
      </w:r>
      <w:r w:rsidR="00B97DA2">
        <w:fldChar w:fldCharType="begin"/>
      </w:r>
      <w:r w:rsidR="00C94E19">
        <w:instrText xml:space="preserve"> SEQ Table \* ARABIC \s 1 </w:instrText>
      </w:r>
      <w:r w:rsidR="00B97DA2">
        <w:fldChar w:fldCharType="separate"/>
      </w:r>
      <w:r w:rsidR="00FB082E">
        <w:rPr>
          <w:noProof/>
        </w:rPr>
        <w:t>1</w:t>
      </w:r>
      <w:r w:rsidR="00B97DA2">
        <w:fldChar w:fldCharType="end"/>
      </w:r>
      <w:r w:rsidRPr="00DF5E2B">
        <w:t>. System Entities</w:t>
      </w:r>
      <w:bookmarkEnd w:id="239"/>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CE5831">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CE5831">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CE5831">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CE5831">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CE5831">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CE5831">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CE5831">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CE5831">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CE5831">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CE5831">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CE5831">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CE5831">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CE5831">
      <w:pPr>
        <w:spacing w:beforeLines="100" w:afterLines="100"/>
        <w:rPr>
          <w:rFonts w:ascii="Times New Roman" w:hAnsi="Times New Roman" w:cs="Times New Roman"/>
          <w:sz w:val="24"/>
          <w:szCs w:val="24"/>
        </w:rPr>
      </w:pPr>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w:t>
      </w:r>
      <w:ins w:id="240" w:author="canleloglu" w:date="2013-01-12T17:50:00Z">
        <w:r w:rsidR="00546CE5">
          <w:rPr>
            <w:rFonts w:ascii="Times New Roman" w:hAnsi="Times New Roman" w:cs="Times New Roman"/>
            <w:sz w:val="24"/>
            <w:szCs w:val="24"/>
          </w:rPr>
          <w:t xml:space="preserve">between </w:t>
        </w:r>
      </w:ins>
      <w:del w:id="241" w:author="canleloglu" w:date="2013-01-12T17:49:00Z">
        <w:r w:rsidRPr="00DF5E2B" w:rsidDel="00546CE5">
          <w:rPr>
            <w:rFonts w:ascii="Times New Roman" w:hAnsi="Times New Roman" w:cs="Times New Roman"/>
            <w:sz w:val="24"/>
            <w:szCs w:val="24"/>
          </w:rPr>
          <w:delText xml:space="preserve">among </w:delText>
        </w:r>
      </w:del>
      <w:r w:rsidRPr="00DF5E2B">
        <w:rPr>
          <w:rFonts w:ascii="Times New Roman" w:hAnsi="Times New Roman" w:cs="Times New Roman"/>
          <w:sz w:val="24"/>
          <w:szCs w:val="24"/>
        </w:rPr>
        <w:t xml:space="preserve">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ins w:id="242" w:author="canleloglu" w:date="2013-01-12T17:51:00Z">
        <w:r w:rsidR="00546CE5">
          <w:rPr>
            <w:rFonts w:ascii="Times New Roman" w:hAnsi="Times New Roman" w:cs="Times New Roman"/>
            <w:sz w:val="24"/>
            <w:szCs w:val="24"/>
          </w:rPr>
          <w:t xml:space="preserve"> a</w:t>
        </w:r>
      </w:ins>
      <w:r w:rsidRPr="00DF5E2B">
        <w:rPr>
          <w:rFonts w:ascii="Times New Roman" w:hAnsi="Times New Roman" w:cs="Times New Roman"/>
          <w:sz w:val="24"/>
          <w:szCs w:val="24"/>
        </w:rPr>
        <w:t xml:space="preserve">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ins w:id="243" w:author="canleloglu" w:date="2013-01-12T17:52:00Z">
        <w:r w:rsidR="00546CE5">
          <w:rPr>
            <w:rFonts w:ascii="Times New Roman" w:hAnsi="Times New Roman" w:cs="Times New Roman"/>
            <w:sz w:val="24"/>
            <w:szCs w:val="24"/>
          </w:rPr>
          <w:t xml:space="preserve">a </w:t>
        </w:r>
      </w:ins>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w:t>
      </w:r>
      <w:ins w:id="244" w:author="canleloglu" w:date="2013-01-12T17:52:00Z">
        <w:r w:rsidR="00546CE5">
          <w:rPr>
            <w:rFonts w:ascii="Times New Roman" w:hAnsi="Times New Roman" w:cs="Times New Roman"/>
            <w:sz w:val="24"/>
            <w:szCs w:val="24"/>
          </w:rPr>
          <w:t xml:space="preserve"> </w:t>
        </w:r>
      </w:ins>
      <w:r w:rsidRPr="00DF5E2B">
        <w:rPr>
          <w:rFonts w:ascii="Times New Roman" w:hAnsi="Times New Roman" w:cs="Times New Roman"/>
          <w:sz w:val="24"/>
          <w:szCs w:val="24"/>
        </w:rPr>
        <w:t>mentioned requirements. The symbols used in this docu</w:t>
      </w:r>
      <w:r w:rsidR="00BC53FF">
        <w:rPr>
          <w:rFonts w:ascii="Times New Roman" w:hAnsi="Times New Roman" w:cs="Times New Roman"/>
          <w:sz w:val="24"/>
          <w:szCs w:val="24"/>
        </w:rPr>
        <w:t>ment are given in Table 5</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245" w:name="_Toc345760777"/>
      <w:r w:rsidRPr="00DF5E2B">
        <w:t xml:space="preserve">Table </w:t>
      </w:r>
      <w:r w:rsidR="00B97DA2">
        <w:fldChar w:fldCharType="begin"/>
      </w:r>
      <w:r w:rsidR="00C94E19">
        <w:instrText xml:space="preserve"> STYLEREF 1 \s </w:instrText>
      </w:r>
      <w:r w:rsidR="00B97DA2">
        <w:fldChar w:fldCharType="separate"/>
      </w:r>
      <w:r w:rsidR="00FB082E">
        <w:rPr>
          <w:noProof/>
        </w:rPr>
        <w:t>5</w:t>
      </w:r>
      <w:r w:rsidR="00B97DA2">
        <w:fldChar w:fldCharType="end"/>
      </w:r>
      <w:r w:rsidR="00C94E19">
        <w:t>.</w:t>
      </w:r>
      <w:r w:rsidR="00B97DA2">
        <w:fldChar w:fldCharType="begin"/>
      </w:r>
      <w:r w:rsidR="00C94E19">
        <w:instrText xml:space="preserve"> SEQ Table \* ARABIC \s 1 </w:instrText>
      </w:r>
      <w:r w:rsidR="00B97DA2">
        <w:fldChar w:fldCharType="separate"/>
      </w:r>
      <w:r w:rsidR="00FB082E">
        <w:rPr>
          <w:noProof/>
        </w:rPr>
        <w:t>2</w:t>
      </w:r>
      <w:r w:rsidR="00B97DA2">
        <w:fldChar w:fldCharType="end"/>
      </w:r>
      <w:r w:rsidR="00BC53FF">
        <w:t>:</w:t>
      </w:r>
      <w:r w:rsidRPr="00DF5E2B">
        <w:t xml:space="preserve"> The List of the Symbols</w:t>
      </w:r>
      <w:bookmarkEnd w:id="245"/>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6D3C09">
        <w:trPr>
          <w:trHeight w:hRule="exact" w:val="562"/>
        </w:trPr>
        <w:tc>
          <w:tcPr>
            <w:tcW w:w="0" w:type="auto"/>
            <w:vAlign w:val="center"/>
          </w:tcPr>
          <w:p w:rsidR="008F0D00" w:rsidRPr="00DF5E2B" w:rsidRDefault="00B97DA2" w:rsidP="00CE583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6D3C09">
        <w:trPr>
          <w:trHeight w:hRule="exact" w:val="562"/>
        </w:trPr>
        <w:tc>
          <w:tcPr>
            <w:tcW w:w="0" w:type="auto"/>
            <w:vAlign w:val="center"/>
          </w:tcPr>
          <w:p w:rsidR="008F0D00" w:rsidRPr="00DF5E2B" w:rsidRDefault="008F0D00" w:rsidP="00CE583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DF5E2B" w:rsidRDefault="008F0D00" w:rsidP="00CE5831">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0C1921" w:rsidP="00F2605C">
      <w:pPr>
        <w:pStyle w:val="Heading2"/>
        <w:ind w:left="720"/>
        <w:rPr>
          <w:lang w:bidi="en-US"/>
        </w:rPr>
      </w:pPr>
      <w:r>
        <w:rPr>
          <w:lang w:bidi="en-US"/>
        </w:rPr>
        <w:lastRenderedPageBreak/>
        <w:t xml:space="preserve"> </w:t>
      </w:r>
      <w:bookmarkStart w:id="246" w:name="_Toc345761762"/>
      <w:r w:rsidR="00F2605C">
        <w:rPr>
          <w:lang w:bidi="en-US"/>
        </w:rPr>
        <w:t xml:space="preserve">5.3. </w:t>
      </w:r>
      <w:r w:rsidR="001C5C05" w:rsidRPr="00DF5E2B">
        <w:rPr>
          <w:lang w:bidi="en-US"/>
        </w:rPr>
        <w:t>Network Topology and General System Design</w:t>
      </w:r>
      <w:bookmarkEnd w:id="246"/>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247" w:name="_Toc219530522"/>
      <w:r w:rsidRPr="00DF5E2B">
        <w:t xml:space="preserve">Figure </w:t>
      </w:r>
      <w:r w:rsidR="00B97DA2">
        <w:fldChar w:fldCharType="begin"/>
      </w:r>
      <w:r w:rsidR="009A47C5">
        <w:instrText xml:space="preserve"> STYLEREF 1 \s </w:instrText>
      </w:r>
      <w:r w:rsidR="00B97DA2">
        <w:fldChar w:fldCharType="separate"/>
      </w:r>
      <w:r w:rsidR="00FB082E">
        <w:rPr>
          <w:noProof/>
        </w:rPr>
        <w:t>5</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1</w:t>
      </w:r>
      <w:r w:rsidR="00B97DA2">
        <w:fldChar w:fldCharType="end"/>
      </w:r>
      <w:r w:rsidRPr="00DF5E2B">
        <w:t>. Network Topology</w:t>
      </w:r>
      <w:bookmarkEnd w:id="247"/>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0C1921" w:rsidP="00F2605C">
      <w:pPr>
        <w:pStyle w:val="Heading2"/>
        <w:ind w:left="720"/>
        <w:rPr>
          <w:lang w:bidi="en-US"/>
        </w:rPr>
      </w:pPr>
      <w:r>
        <w:rPr>
          <w:lang w:bidi="en-US"/>
        </w:rPr>
        <w:lastRenderedPageBreak/>
        <w:t xml:space="preserve"> </w:t>
      </w:r>
      <w:bookmarkStart w:id="248" w:name="_Toc345761763"/>
      <w:r w:rsidR="00F2605C">
        <w:rPr>
          <w:lang w:bidi="en-US"/>
        </w:rPr>
        <w:t xml:space="preserve">5.4. </w:t>
      </w:r>
      <w:r w:rsidR="008F0D00" w:rsidRPr="00DF5E2B">
        <w:rPr>
          <w:lang w:bidi="en-US"/>
        </w:rPr>
        <w:t>Connection Card Structure</w:t>
      </w:r>
      <w:bookmarkEnd w:id="248"/>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del w:id="249" w:author="canleloglu" w:date="2013-01-12T17:36:00Z">
        <w:r w:rsidRPr="00DF5E2B" w:rsidDel="003B3EFD">
          <w:rPr>
            <w:rFonts w:ascii="Times New Roman" w:hAnsi="Times New Roman" w:cs="Times New Roman"/>
            <w:sz w:val="24"/>
            <w:szCs w:val="24"/>
          </w:rPr>
          <w:delText xml:space="preserve">operators </w:delText>
        </w:r>
      </w:del>
      <w:ins w:id="250" w:author="canleloglu" w:date="2013-01-12T17:36:00Z">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ins>
      <w:r w:rsidRPr="00DF5E2B">
        <w:rPr>
          <w:rFonts w:ascii="Times New Roman" w:hAnsi="Times New Roman" w:cs="Times New Roman"/>
          <w:sz w:val="24"/>
          <w:szCs w:val="24"/>
        </w:rPr>
        <w:t xml:space="preserve">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CE5831">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del w:id="251" w:author="canleloglu" w:date="2013-01-12T17:37:00Z">
        <w:r w:rsidR="00D158DF" w:rsidRPr="00DF5E2B" w:rsidDel="003B3EFD">
          <w:rPr>
            <w:rFonts w:ascii="Times New Roman" w:hAnsi="Times New Roman" w:cs="Times New Roman"/>
            <w:sz w:val="24"/>
            <w:szCs w:val="24"/>
          </w:rPr>
          <w:delText xml:space="preserve">operator </w:delText>
        </w:r>
      </w:del>
      <w:ins w:id="252" w:author="canleloglu" w:date="2013-01-12T17:37:00Z">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ins>
      <w:r w:rsidR="00D158DF" w:rsidRPr="00DF5E2B">
        <w:rPr>
          <w:rFonts w:ascii="Times New Roman" w:hAnsi="Times New Roman" w:cs="Times New Roman"/>
          <w:sz w:val="24"/>
          <w:szCs w:val="24"/>
        </w:rPr>
        <w:t xml:space="preserve">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w:t>
      </w:r>
      <w:del w:id="253" w:author="canleloglu" w:date="2013-01-12T17:55:00Z">
        <w:r w:rsidRPr="00DF5E2B" w:rsidDel="008D3A41">
          <w:rPr>
            <w:rFonts w:ascii="Times New Roman" w:hAnsi="Times New Roman" w:cs="Times New Roman"/>
            <w:sz w:val="24"/>
            <w:szCs w:val="24"/>
          </w:rPr>
          <w:delText xml:space="preserve"> is</w:delText>
        </w:r>
      </w:del>
      <w:ins w:id="254" w:author="canleloglu" w:date="2013-01-12T17:55:00Z">
        <w:r w:rsidR="008D3A41">
          <w:rPr>
            <w:rFonts w:ascii="Times New Roman" w:hAnsi="Times New Roman" w:cs="Times New Roman"/>
            <w:sz w:val="24"/>
            <w:szCs w:val="24"/>
          </w:rPr>
          <w:t>are</w:t>
        </w:r>
      </w:ins>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w:t>
      </w:r>
      <w:del w:id="255" w:author="canleloglu" w:date="2013-01-12T17:37:00Z">
        <w:r w:rsidR="00D158DF" w:rsidRPr="00DF5E2B" w:rsidDel="003B3EFD">
          <w:rPr>
            <w:rFonts w:ascii="Times New Roman" w:hAnsi="Times New Roman" w:cs="Times New Roman"/>
            <w:sz w:val="24"/>
            <w:szCs w:val="24"/>
          </w:rPr>
          <w:delText>, say</w:delText>
        </w:r>
      </w:del>
      <w:r w:rsidRPr="00DF5E2B">
        <w:rPr>
          <w:rFonts w:ascii="Times New Roman" w:hAnsi="Times New Roman" w:cs="Times New Roman"/>
          <w:sz w:val="24"/>
          <w:szCs w:val="24"/>
        </w:rPr>
        <w:t xml:space="preserve"> 100 tokens are constructed in the following way.</w:t>
      </w:r>
    </w:p>
    <w:p w:rsidR="008F0D00" w:rsidRPr="00DF5E2B" w:rsidRDefault="00B97DA2" w:rsidP="00CE583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B97DA2" w:rsidP="00CE583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B97DA2" w:rsidP="00CE583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CE5831">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B97DA2" w:rsidP="00CE583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B97DA2" w:rsidP="00CE583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B97DA2" w:rsidP="00CE5831">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Del="003B3EFD" w:rsidRDefault="008F0D00" w:rsidP="00CE5831">
      <w:pPr>
        <w:spacing w:beforeLines="100" w:afterLines="100"/>
        <w:rPr>
          <w:del w:id="256" w:author="canleloglu" w:date="2013-01-12T17:38:00Z"/>
          <w:rFonts w:ascii="Times New Roman" w:hAnsi="Times New Roman"/>
          <w:sz w:val="24"/>
          <w:szCs w:val="24"/>
        </w:rPr>
      </w:pPr>
      <w:del w:id="257" w:author="canleloglu" w:date="2013-01-12T17:38:00Z">
        <w:r w:rsidRPr="00DF5E2B" w:rsidDel="003B3EFD">
          <w:rPr>
            <w:rFonts w:ascii="Times New Roman" w:hAnsi="Times New Roman"/>
            <w:sz w:val="24"/>
            <w:szCs w:val="24"/>
          </w:rPr>
          <w:delText xml:space="preserve">The operators inform the TTP (Trusted Third Party) about the associations between </w:delText>
        </w:r>
        <m:oMath>
          <m:r>
            <w:rPr>
              <w:rFonts w:ascii="Cambria Math" w:hAnsi="Cambria Math"/>
              <w:sz w:val="24"/>
              <w:szCs w:val="24"/>
            </w:rPr>
            <m:t>SN</m:t>
          </m:r>
        </m:oMath>
        <w:r w:rsidRPr="00DF5E2B" w:rsidDel="003B3EFD">
          <w:rPr>
            <w:rFonts w:ascii="Times New Roman" w:hAnsi="Times New Roman"/>
            <w:sz w:val="24"/>
            <w:szCs w:val="24"/>
          </w:rPr>
          <w:delText xml:space="preserve"> and corresponding </w:delTex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sidDel="003B3EFD">
          <w:rPr>
            <w:rFonts w:ascii="Times New Roman" w:eastAsiaTheme="minorEastAsia" w:hAnsi="Times New Roman"/>
            <w:sz w:val="24"/>
            <w:szCs w:val="24"/>
          </w:rPr>
          <w:delText xml:space="preserve"> so that TTP validates them as needed in the protocols</w:delText>
        </w:r>
        <w:r w:rsidRPr="00DF5E2B" w:rsidDel="003B3EFD">
          <w:rPr>
            <w:rFonts w:ascii="Times New Roman" w:hAnsi="Times New Roman"/>
            <w:sz w:val="24"/>
            <w:szCs w:val="24"/>
          </w:rPr>
          <w:delText xml:space="preserve">.  </w:delText>
        </w:r>
      </w:del>
    </w:p>
    <w:p w:rsidR="008F0D00" w:rsidRPr="00DF5E2B" w:rsidRDefault="008F0D00" w:rsidP="00CE5831">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del w:id="258" w:author="canleloglu" w:date="2013-01-12T17:38:00Z">
        <w:r w:rsidRPr="00DF5E2B" w:rsidDel="003B3EFD">
          <w:rPr>
            <w:rFonts w:ascii="Times New Roman" w:hAnsi="Times New Roman"/>
            <w:sz w:val="24"/>
            <w:szCs w:val="24"/>
          </w:rPr>
          <w:delText>operators</w:delText>
        </w:r>
      </w:del>
      <w:ins w:id="259" w:author="canleloglu" w:date="2013-01-12T17:38:00Z">
        <w:r w:rsidR="003B3EFD">
          <w:rPr>
            <w:rFonts w:ascii="Times New Roman" w:hAnsi="Times New Roman"/>
            <w:sz w:val="24"/>
            <w:szCs w:val="24"/>
          </w:rPr>
          <w:t>TTP</w:t>
        </w:r>
      </w:ins>
      <w:r w:rsidRPr="00DF5E2B">
        <w:rPr>
          <w:rFonts w:ascii="Times New Roman" w:hAnsi="Times New Roman"/>
          <w:sz w:val="24"/>
          <w:szCs w:val="24"/>
        </w:rPr>
        <w:t>.</w:t>
      </w:r>
      <w:del w:id="260" w:author="canleloglu" w:date="2013-01-12T17:38:00Z">
        <w:r w:rsidRPr="00DF5E2B" w:rsidDel="003B3EFD">
          <w:rPr>
            <w:rFonts w:ascii="Times New Roman" w:hAnsi="Times New Roman"/>
            <w:sz w:val="24"/>
            <w:szCs w:val="24"/>
          </w:rPr>
          <w:delText xml:space="preserve"> We assume a free market strategy in the marketing of the hash tokens</w:delText>
        </w:r>
      </w:del>
      <w:r w:rsidRPr="00DF5E2B">
        <w:rPr>
          <w:rFonts w:ascii="Times New Roman" w:hAnsi="Times New Roman"/>
          <w:sz w:val="24"/>
          <w:szCs w:val="24"/>
        </w:rPr>
        <w:t>.</w:t>
      </w:r>
      <w:del w:id="261" w:author="canleloglu" w:date="2013-01-12T17:38:00Z">
        <w:r w:rsidRPr="00DF5E2B" w:rsidDel="003B3EFD">
          <w:rPr>
            <w:rFonts w:ascii="Times New Roman" w:hAnsi="Times New Roman"/>
            <w:sz w:val="24"/>
            <w:szCs w:val="24"/>
          </w:rPr>
          <w:delText xml:space="preserve"> The prices or campaigns related for the marketing of hash tokens are to be decided by the operators. In other words, operators would compete with each other to sell hash tokens</w:delText>
        </w:r>
      </w:del>
      <w:r w:rsidRPr="00DF5E2B">
        <w:rPr>
          <w:rFonts w:ascii="Times New Roman" w:hAnsi="Times New Roman"/>
          <w:sz w:val="24"/>
          <w:szCs w:val="24"/>
        </w:rPr>
        <w:t xml:space="preserve">. </w:t>
      </w:r>
      <w:del w:id="262" w:author="canleloglu" w:date="2013-01-12T17:39:00Z">
        <w:r w:rsidRPr="00DF5E2B" w:rsidDel="003B3EFD">
          <w:rPr>
            <w:rFonts w:ascii="Times New Roman" w:hAnsi="Times New Roman"/>
            <w:sz w:val="24"/>
            <w:szCs w:val="24"/>
          </w:rPr>
          <w:delText xml:space="preserve">They </w:delText>
        </w:r>
      </w:del>
      <w:ins w:id="263" w:author="canleloglu" w:date="2013-01-12T17:39:00Z">
        <w:r w:rsidR="003B3EFD">
          <w:rPr>
            <w:rFonts w:ascii="Times New Roman" w:hAnsi="Times New Roman"/>
            <w:sz w:val="24"/>
            <w:szCs w:val="24"/>
          </w:rPr>
          <w:t>Operators</w:t>
        </w:r>
        <w:r w:rsidR="003B3EFD" w:rsidRPr="00DF5E2B">
          <w:rPr>
            <w:rFonts w:ascii="Times New Roman" w:hAnsi="Times New Roman"/>
            <w:sz w:val="24"/>
            <w:szCs w:val="24"/>
          </w:rPr>
          <w:t xml:space="preserve"> </w:t>
        </w:r>
      </w:ins>
      <w:del w:id="264" w:author="canleloglu" w:date="2013-01-12T17:39:00Z">
        <w:r w:rsidRPr="00DF5E2B" w:rsidDel="003B3EFD">
          <w:rPr>
            <w:rFonts w:ascii="Times New Roman" w:hAnsi="Times New Roman"/>
            <w:sz w:val="24"/>
            <w:szCs w:val="24"/>
          </w:rPr>
          <w:delText xml:space="preserve">also </w:delText>
        </w:r>
      </w:del>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CE5831">
      <w:pPr>
        <w:spacing w:beforeLines="10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del w:id="265" w:author="canleloglu" w:date="2013-01-12T17:41:00Z">
        <w:r w:rsidRPr="00DF5E2B" w:rsidDel="003B3EFD">
          <w:rPr>
            <w:rFonts w:ascii="Times New Roman" w:hAnsi="Times New Roman"/>
            <w:sz w:val="24"/>
            <w:szCs w:val="24"/>
          </w:rPr>
          <w:delText>16 digit alphanumeric and case sensitive value</w:delText>
        </w:r>
      </w:del>
      <w:ins w:id="266" w:author="canleloglu" w:date="2013-01-12T17:41:00Z">
        <w:r w:rsidR="003B3EFD">
          <w:rPr>
            <w:rFonts w:ascii="Times New Roman" w:hAnsi="Times New Roman"/>
            <w:sz w:val="24"/>
            <w:szCs w:val="24"/>
          </w:rPr>
          <w:t>128-bit value</w:t>
        </w:r>
      </w:ins>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del w:id="267" w:author="canleloglu" w:date="2013-01-12T17:41:00Z">
                <w:rPr>
                  <w:rFonts w:ascii="Cambria Math" w:hAnsi="Cambria Math"/>
                  <w:i/>
                  <w:sz w:val="24"/>
                  <w:szCs w:val="24"/>
                </w:rPr>
              </w:del>
            </m:ctrlPr>
          </m:sSupPr>
          <m:e>
            <w:del w:id="268" w:author="canleloglu" w:date="2013-01-12T17:41:00Z">
              <m:r>
                <w:rPr>
                  <w:rFonts w:ascii="Cambria Math" w:hAnsi="Cambria Math"/>
                  <w:sz w:val="24"/>
                  <w:szCs w:val="24"/>
                </w:rPr>
                <m:t>62</m:t>
              </m:r>
            </w:del>
          </m:e>
          <m:sup>
            <w:del w:id="269" w:author="canleloglu" w:date="2013-01-12T17:41:00Z">
              <m:r>
                <w:rPr>
                  <w:rFonts w:ascii="Cambria Math" w:hAnsi="Cambria Math"/>
                  <w:sz w:val="24"/>
                  <w:szCs w:val="24"/>
                </w:rPr>
                <m:t>16</m:t>
              </m:r>
            </w:del>
          </m:sup>
        </m:sSup>
        <m:sSup>
          <m:sSupPr>
            <m:ctrlPr>
              <w:ins w:id="270" w:author="canleloglu" w:date="2013-01-12T17:41:00Z">
                <w:rPr>
                  <w:rFonts w:ascii="Cambria Math" w:hAnsi="Cambria Math"/>
                  <w:i/>
                  <w:sz w:val="24"/>
                  <w:szCs w:val="24"/>
                </w:rPr>
              </w:ins>
            </m:ctrlPr>
          </m:sSupPr>
          <m:e>
            <w:ins w:id="271" w:author="canleloglu" w:date="2013-01-12T17:41:00Z">
              <m:r>
                <w:rPr>
                  <w:rFonts w:ascii="Cambria Math" w:hAnsi="Cambria Math"/>
                  <w:sz w:val="24"/>
                  <w:szCs w:val="24"/>
                </w:rPr>
                <m:t>2</m:t>
              </m:r>
            </w:ins>
          </m:e>
          <m:sup>
            <w:ins w:id="272" w:author="canleloglu" w:date="2013-01-12T17:41:00Z">
              <m:r>
                <w:rPr>
                  <w:rFonts w:ascii="Cambria Math" w:hAnsi="Cambria Math"/>
                  <w:sz w:val="24"/>
                  <w:szCs w:val="24"/>
                </w:rPr>
                <m:t>128</m:t>
              </m:r>
            </w:ins>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CE5831">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w:t>
      </w:r>
      <w:ins w:id="273" w:author="canleloglu" w:date="2013-01-12T17:42:00Z">
        <w:r w:rsidR="003B3EFD">
          <w:rPr>
            <w:rFonts w:ascii="Times New Roman" w:eastAsiaTheme="minorEastAsia" w:hAnsi="Times New Roman"/>
            <w:sz w:val="24"/>
            <w:szCs w:val="24"/>
          </w:rPr>
          <w:t>0</w:t>
        </w:r>
      </w:ins>
      <w:r w:rsidR="008F0D00" w:rsidRPr="00DF5E2B">
        <w:rPr>
          <w:rFonts w:ascii="Times New Roman" w:eastAsiaTheme="minorEastAsia" w:hAnsi="Times New Roman"/>
          <w:sz w:val="24"/>
          <w:szCs w:val="24"/>
        </w:rPr>
        <w:t xml:space="preserve"> hash tokens.</w:t>
      </w:r>
    </w:p>
    <w:p w:rsidR="008F0D00" w:rsidRPr="00DF5E2B" w:rsidRDefault="000C1921" w:rsidP="00F2605C">
      <w:pPr>
        <w:pStyle w:val="Heading2"/>
        <w:ind w:left="720"/>
        <w:rPr>
          <w:lang w:bidi="en-US"/>
        </w:rPr>
      </w:pPr>
      <w:r>
        <w:rPr>
          <w:lang w:bidi="en-US"/>
        </w:rPr>
        <w:t xml:space="preserve"> </w:t>
      </w:r>
      <w:bookmarkStart w:id="274" w:name="_Toc345761764"/>
      <w:r w:rsidR="00F2605C">
        <w:rPr>
          <w:lang w:bidi="en-US"/>
        </w:rPr>
        <w:t xml:space="preserve">5.5. </w:t>
      </w:r>
      <w:r w:rsidR="008F0D00" w:rsidRPr="00DF5E2B">
        <w:rPr>
          <w:lang w:bidi="en-US"/>
        </w:rPr>
        <w:t>Alias Computation</w:t>
      </w:r>
      <w:bookmarkEnd w:id="274"/>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Anonymity is achieved by changing aliases </w:t>
      </w:r>
      <w:del w:id="275" w:author="canleloglu" w:date="2013-01-12T17:58:00Z">
        <w:r w:rsidRPr="00DF5E2B" w:rsidDel="008D3A41">
          <w:rPr>
            <w:rFonts w:cs="Helvetica"/>
            <w:sz w:val="24"/>
            <w:lang w:val="en-US"/>
          </w:rPr>
          <w:delText xml:space="preserve">as </w:delText>
        </w:r>
      </w:del>
      <w:ins w:id="276" w:author="canleloglu" w:date="2013-01-12T17:58:00Z">
        <w:r w:rsidR="008D3A41">
          <w:rPr>
            <w:rFonts w:cs="Helvetica"/>
            <w:sz w:val="24"/>
            <w:lang w:val="en-US"/>
          </w:rPr>
          <w:t>by the</w:t>
        </w:r>
        <w:r w:rsidR="008D3A41" w:rsidRPr="00DF5E2B">
          <w:rPr>
            <w:rFonts w:cs="Helvetica"/>
            <w:sz w:val="24"/>
            <w:lang w:val="en-US"/>
          </w:rPr>
          <w:t xml:space="preserve"> </w:t>
        </w:r>
      </w:ins>
      <w:r w:rsidRPr="00DF5E2B">
        <w:rPr>
          <w:rFonts w:cs="Helvetica"/>
          <w:sz w:val="24"/>
          <w:lang w:val="en-US"/>
        </w:rPr>
        <w:t xml:space="preserve">previously stated way however it is </w:t>
      </w:r>
      <w:ins w:id="277" w:author="canleloglu" w:date="2013-01-12T17:58:00Z">
        <w:r w:rsidR="008D3A41">
          <w:rPr>
            <w:rFonts w:cs="Helvetica"/>
            <w:sz w:val="24"/>
            <w:lang w:val="en-US"/>
          </w:rPr>
          <w:t xml:space="preserve">only </w:t>
        </w:r>
      </w:ins>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w:t>
      </w:r>
      <w:ins w:id="278" w:author="canleloglu" w:date="2013-01-12T17:58:00Z">
        <w:r w:rsidR="008D3A41">
          <w:rPr>
            <w:rFonts w:ascii="Times New Roman" w:hAnsi="Times New Roman" w:cs="Helvetica"/>
            <w:sz w:val="24"/>
            <w:szCs w:val="24"/>
          </w:rPr>
          <w:t xml:space="preserve"> the</w:t>
        </w:r>
      </w:ins>
      <w:r w:rsidRPr="00DF5E2B">
        <w:rPr>
          <w:rFonts w:ascii="Times New Roman" w:hAnsi="Times New Roman" w:cs="Helvetica"/>
          <w:sz w:val="24"/>
          <w:szCs w:val="24"/>
        </w:rPr>
        <w:t xml:space="preserve">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rsidR="008F0D0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8F0D00" w:rsidP="008F0D00">
      <w:pPr>
        <w:rPr>
          <w:rFonts w:ascii="Times New Roman" w:hAnsi="Times New Roman" w:cs="Helvetica"/>
          <w:sz w:val="24"/>
          <w:szCs w:val="24"/>
        </w:rPr>
      </w:pPr>
      <w:del w:id="279" w:author="canleloglu" w:date="2013-01-12T17:59:00Z">
        <w:r w:rsidRPr="00DF5E2B" w:rsidDel="008D3A41">
          <w:rPr>
            <w:rFonts w:ascii="Times New Roman" w:hAnsi="Times New Roman" w:cs="Helvetica"/>
            <w:sz w:val="24"/>
            <w:szCs w:val="24"/>
          </w:rPr>
          <w:delText xml:space="preserve">One may argue that this kind of alias computation would have a risk of causing same alias for several users. </w:delText>
        </w:r>
      </w:del>
      <w:r w:rsidRPr="00DF5E2B">
        <w:rPr>
          <w:rFonts w:ascii="Times New Roman" w:hAnsi="Times New Roman" w:cs="Helvetica"/>
          <w:sz w:val="24"/>
          <w:szCs w:val="24"/>
        </w:rPr>
        <w:t xml:space="preserve">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bookmarkStart w:id="280" w:name="_Toc345761765"/>
      <w:r>
        <w:lastRenderedPageBreak/>
        <w:t>Evolut</w:t>
      </w:r>
      <w:r w:rsidR="00CC0EDF">
        <w:t>i</w:t>
      </w:r>
      <w:r>
        <w:t>on of sspaywmn</w:t>
      </w:r>
      <w:bookmarkEnd w:id="280"/>
    </w:p>
    <w:p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del w:id="281" w:author="canleloglu" w:date="2013-01-12T18:14:00Z">
        <w:r w:rsidRPr="000127FE" w:rsidDel="00C72929">
          <w:rPr>
            <w:rFonts w:ascii="Times New Roman" w:hAnsi="Times New Roman" w:cs="Times New Roman"/>
            <w:sz w:val="24"/>
            <w:szCs w:val="24"/>
          </w:rPr>
          <w:delText xml:space="preserve">is </w:delText>
        </w:r>
      </w:del>
      <w:ins w:id="282" w:author="canleloglu" w:date="2013-01-12T18:14:00Z">
        <w:r w:rsidR="00C72929">
          <w:rPr>
            <w:rFonts w:ascii="Times New Roman" w:hAnsi="Times New Roman" w:cs="Times New Roman"/>
            <w:sz w:val="24"/>
            <w:szCs w:val="24"/>
          </w:rPr>
          <w:t>was</w:t>
        </w:r>
        <w:r w:rsidR="00C72929" w:rsidRPr="000127FE">
          <w:rPr>
            <w:rFonts w:ascii="Times New Roman" w:hAnsi="Times New Roman" w:cs="Times New Roman"/>
            <w:sz w:val="24"/>
            <w:szCs w:val="24"/>
          </w:rPr>
          <w:t xml:space="preserve"> </w:t>
        </w:r>
      </w:ins>
      <w:r w:rsidRPr="000127FE">
        <w:rPr>
          <w:rFonts w:ascii="Times New Roman" w:hAnsi="Times New Roman" w:cs="Times New Roman"/>
          <w:sz w:val="24"/>
          <w:szCs w:val="24"/>
        </w:rPr>
        <w:t>first</w:t>
      </w:r>
      <w:del w:id="283" w:author="canleloglu" w:date="2013-01-12T18:14:00Z">
        <w:r w:rsidRPr="000127FE" w:rsidDel="00C72929">
          <w:rPr>
            <w:rFonts w:ascii="Times New Roman" w:hAnsi="Times New Roman" w:cs="Times New Roman"/>
            <w:sz w:val="24"/>
            <w:szCs w:val="24"/>
          </w:rPr>
          <w:delText>ly</w:delText>
        </w:r>
      </w:del>
      <w:r w:rsidRPr="000127FE">
        <w:rPr>
          <w:rFonts w:ascii="Times New Roman" w:hAnsi="Times New Roman" w:cs="Times New Roman"/>
          <w:sz w:val="24"/>
          <w:szCs w:val="24"/>
        </w:rPr>
        <w:t xml:space="preserve"> found and rooted in [38</w:t>
      </w:r>
      <w:ins w:id="284" w:author="canleloglu" w:date="2013-01-12T18:15:00Z">
        <w:r w:rsidR="00C72929">
          <w:rPr>
            <w:rFonts w:ascii="Times New Roman" w:hAnsi="Times New Roman" w:cs="Times New Roman"/>
            <w:sz w:val="24"/>
            <w:szCs w:val="24"/>
          </w:rPr>
          <w:t>]</w:t>
        </w:r>
      </w:ins>
      <w:del w:id="285" w:author="canleloglu" w:date="2013-01-12T18:15:00Z">
        <w:r w:rsidR="005F586A" w:rsidDel="00C72929">
          <w:rPr>
            <w:rFonts w:ascii="Times New Roman" w:hAnsi="Times New Roman" w:cs="Times New Roman"/>
            <w:sz w:val="24"/>
            <w:szCs w:val="24"/>
          </w:rPr>
          <w:delText>}</w:delText>
        </w:r>
      </w:del>
      <w:r w:rsidR="005F586A">
        <w:rPr>
          <w:rFonts w:ascii="Times New Roman" w:hAnsi="Times New Roman" w:cs="Times New Roman"/>
          <w:sz w:val="24"/>
          <w:szCs w:val="24"/>
        </w:rPr>
        <w:t xml:space="preserve">. </w:t>
      </w:r>
      <w:r w:rsidR="00B773A3">
        <w:rPr>
          <w:rFonts w:ascii="Times New Roman" w:hAnsi="Times New Roman" w:cs="Times New Roman"/>
          <w:sz w:val="24"/>
          <w:szCs w:val="24"/>
        </w:rPr>
        <w:t>The motivation behind this thesis is same with [38], to build a secure and seamless micropayment system for wireless mesh networks.</w:t>
      </w:r>
      <w:del w:id="286" w:author="canleloglu" w:date="2013-01-12T18:15:00Z">
        <w:r w:rsidR="00B773A3" w:rsidDel="00C72929">
          <w:rPr>
            <w:rFonts w:ascii="Times New Roman" w:hAnsi="Times New Roman" w:cs="Times New Roman"/>
            <w:sz w:val="24"/>
            <w:szCs w:val="24"/>
          </w:rPr>
          <w:delText xml:space="preserve"> </w:delText>
        </w:r>
      </w:del>
      <w:ins w:id="287" w:author="canleloglu" w:date="2013-01-12T18:15:00Z">
        <w:r w:rsidR="00C72929">
          <w:rPr>
            <w:rFonts w:ascii="Times New Roman" w:hAnsi="Times New Roman" w:cs="Times New Roman"/>
            <w:sz w:val="24"/>
            <w:szCs w:val="24"/>
          </w:rPr>
          <w:t>A robust and consistent system is taken over and improved.</w:t>
        </w:r>
      </w:ins>
      <w:del w:id="288" w:author="canleloglu" w:date="2013-01-12T18:15:00Z">
        <w:r w:rsidR="00B773A3" w:rsidDel="00C72929">
          <w:rPr>
            <w:rFonts w:ascii="Times New Roman" w:hAnsi="Times New Roman" w:cs="Times New Roman"/>
            <w:sz w:val="24"/>
            <w:szCs w:val="24"/>
          </w:rPr>
          <w:delText>We have taken over a robust and consistent system and improved it</w:delText>
        </w:r>
      </w:del>
      <w:r w:rsidR="00B773A3">
        <w:rPr>
          <w:rFonts w:ascii="Times New Roman" w:hAnsi="Times New Roman" w:cs="Times New Roman"/>
          <w:sz w:val="24"/>
          <w:szCs w:val="24"/>
        </w:rPr>
        <w:t xml:space="preserve">. </w:t>
      </w:r>
    </w:p>
    <w:p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t>
      </w:r>
      <w:del w:id="289" w:author="canleloglu" w:date="2013-01-12T18:16:00Z">
        <w:r w:rsidDel="00C72929">
          <w:rPr>
            <w:rFonts w:ascii="Times New Roman" w:hAnsi="Times New Roman" w:cs="Times New Roman"/>
            <w:sz w:val="24"/>
            <w:szCs w:val="24"/>
          </w:rPr>
          <w:delText xml:space="preserve">we </w:delText>
        </w:r>
      </w:del>
      <w:r>
        <w:rPr>
          <w:rFonts w:ascii="Times New Roman" w:hAnsi="Times New Roman" w:cs="Times New Roman"/>
          <w:sz w:val="24"/>
          <w:szCs w:val="24"/>
        </w:rPr>
        <w:t>use</w:t>
      </w:r>
      <w:ins w:id="290" w:author="canleloglu" w:date="2013-01-12T18:16:00Z">
        <w:r w:rsidR="00C72929">
          <w:rPr>
            <w:rFonts w:ascii="Times New Roman" w:hAnsi="Times New Roman" w:cs="Times New Roman"/>
            <w:sz w:val="24"/>
            <w:szCs w:val="24"/>
          </w:rPr>
          <w:t>d</w:t>
        </w:r>
      </w:ins>
      <w:r>
        <w:rPr>
          <w:rFonts w:ascii="Times New Roman" w:hAnsi="Times New Roman" w:cs="Times New Roman"/>
          <w:sz w:val="24"/>
          <w:szCs w:val="24"/>
        </w:rPr>
        <w:t xml:space="preserve"> is analogous to previous network topology. System flow is very similar except some changes </w:t>
      </w:r>
      <w:del w:id="291" w:author="canleloglu" w:date="2013-01-12T18:16:00Z">
        <w:r w:rsidDel="00C72929">
          <w:rPr>
            <w:rFonts w:ascii="Times New Roman" w:hAnsi="Times New Roman" w:cs="Times New Roman"/>
            <w:sz w:val="24"/>
            <w:szCs w:val="24"/>
          </w:rPr>
          <w:delText>we have</w:delText>
        </w:r>
      </w:del>
      <w:ins w:id="292" w:author="canleloglu" w:date="2013-01-12T18:16:00Z">
        <w:r w:rsidR="00C72929">
          <w:rPr>
            <w:rFonts w:ascii="Times New Roman" w:hAnsi="Times New Roman" w:cs="Times New Roman"/>
            <w:sz w:val="24"/>
            <w:szCs w:val="24"/>
          </w:rPr>
          <w:t>that have been</w:t>
        </w:r>
      </w:ins>
      <w:r>
        <w:rPr>
          <w:rFonts w:ascii="Times New Roman" w:hAnsi="Times New Roman" w:cs="Times New Roman"/>
          <w:sz w:val="24"/>
          <w:szCs w:val="24"/>
        </w:rPr>
        <w:t xml:space="preserve"> inserted. The packet flow </w:t>
      </w:r>
      <w:del w:id="293" w:author="canleloglu" w:date="2013-01-12T18:16:00Z">
        <w:r w:rsidDel="00C72929">
          <w:rPr>
            <w:rFonts w:ascii="Times New Roman" w:hAnsi="Times New Roman" w:cs="Times New Roman"/>
            <w:sz w:val="24"/>
            <w:szCs w:val="24"/>
          </w:rPr>
          <w:delText>that</w:delText>
        </w:r>
      </w:del>
      <w:r>
        <w:rPr>
          <w:rFonts w:ascii="Times New Roman" w:hAnsi="Times New Roman" w:cs="Times New Roman"/>
          <w:sz w:val="24"/>
          <w:szCs w:val="24"/>
        </w:rPr>
        <w:t xml:space="preserve"> used was from access points to operators, with mesh backbone and gateways in-between. The connection mediums between clients to the gateways were not encrypted and insecure lines. Gateways and operators however were connected with secure links. </w:t>
      </w:r>
      <w:del w:id="294" w:author="canleloglu" w:date="2013-01-12T18:17:00Z">
        <w:r w:rsidDel="00C72929">
          <w:rPr>
            <w:rFonts w:ascii="Times New Roman" w:hAnsi="Times New Roman" w:cs="Times New Roman"/>
            <w:sz w:val="24"/>
            <w:szCs w:val="24"/>
          </w:rPr>
          <w:delText xml:space="preserve">We did not change </w:delText>
        </w:r>
      </w:del>
      <w:r>
        <w:rPr>
          <w:rFonts w:ascii="Times New Roman" w:hAnsi="Times New Roman" w:cs="Times New Roman"/>
          <w:sz w:val="24"/>
          <w:szCs w:val="24"/>
        </w:rPr>
        <w:t xml:space="preserve">the assumption of secure lines </w:t>
      </w:r>
      <w:ins w:id="295" w:author="canleloglu" w:date="2013-01-12T18:17:00Z">
        <w:r w:rsidR="00C72929">
          <w:rPr>
            <w:rFonts w:ascii="Times New Roman" w:hAnsi="Times New Roman" w:cs="Times New Roman"/>
            <w:sz w:val="24"/>
            <w:szCs w:val="24"/>
          </w:rPr>
          <w:t xml:space="preserve"> </w:t>
        </w:r>
      </w:ins>
      <w:r>
        <w:rPr>
          <w:rFonts w:ascii="Times New Roman" w:hAnsi="Times New Roman" w:cs="Times New Roman"/>
          <w:sz w:val="24"/>
          <w:szCs w:val="24"/>
        </w:rPr>
        <w:t>between gateways and operators</w:t>
      </w:r>
      <w:ins w:id="296" w:author="canleloglu" w:date="2013-01-12T18:18:00Z">
        <w:r w:rsidR="00C72929" w:rsidRPr="00C72929">
          <w:rPr>
            <w:rFonts w:ascii="Times New Roman" w:hAnsi="Times New Roman" w:cs="Times New Roman"/>
            <w:sz w:val="24"/>
            <w:szCs w:val="24"/>
          </w:rPr>
          <w:t xml:space="preserve"> </w:t>
        </w:r>
        <w:r w:rsidR="00C72929">
          <w:rPr>
            <w:rFonts w:ascii="Times New Roman" w:hAnsi="Times New Roman" w:cs="Times New Roman"/>
            <w:sz w:val="24"/>
            <w:szCs w:val="24"/>
          </w:rPr>
          <w:t>was not changed</w:t>
        </w:r>
      </w:ins>
      <w:r>
        <w:rPr>
          <w:rFonts w:ascii="Times New Roman" w:hAnsi="Times New Roman" w:cs="Times New Roman"/>
          <w:sz w:val="24"/>
          <w:szCs w:val="24"/>
        </w:rPr>
        <w:t xml:space="preserve"> but also brought symmetric cryptography security between gateways and access points. New system achieved a </w:t>
      </w:r>
      <w:ins w:id="297" w:author="canleloglu" w:date="2013-01-12T18:18:00Z">
        <w:r w:rsidR="00C72929">
          <w:rPr>
            <w:rFonts w:ascii="Times New Roman" w:hAnsi="Times New Roman" w:cs="Times New Roman"/>
            <w:sz w:val="24"/>
            <w:szCs w:val="24"/>
          </w:rPr>
          <w:t xml:space="preserve">more </w:t>
        </w:r>
      </w:ins>
      <w:r>
        <w:rPr>
          <w:rFonts w:ascii="Times New Roman" w:hAnsi="Times New Roman" w:cs="Times New Roman"/>
          <w:sz w:val="24"/>
          <w:szCs w:val="24"/>
        </w:rPr>
        <w:t>secure</w:t>
      </w:r>
      <w:del w:id="298" w:author="canleloglu" w:date="2013-01-12T18:19:00Z">
        <w:r w:rsidDel="00C72929">
          <w:rPr>
            <w:rFonts w:ascii="Times New Roman" w:hAnsi="Times New Roman" w:cs="Times New Roman"/>
            <w:sz w:val="24"/>
            <w:szCs w:val="24"/>
          </w:rPr>
          <w:delText>r</w:delText>
        </w:r>
      </w:del>
      <w:r>
        <w:rPr>
          <w:rFonts w:ascii="Times New Roman" w:hAnsi="Times New Roman" w:cs="Times New Roman"/>
          <w:sz w:val="24"/>
          <w:szCs w:val="24"/>
        </w:rPr>
        <w:t xml:space="preserve"> mechanism. </w:t>
      </w:r>
    </w:p>
    <w:p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 xml:space="preserve">Most of the previous protocols are changed and there are </w:t>
      </w:r>
      <w:ins w:id="299" w:author="canleloglu" w:date="2013-01-12T18:19:00Z">
        <w:r w:rsidR="00C72929">
          <w:rPr>
            <w:rFonts w:ascii="Times New Roman" w:hAnsi="Times New Roman" w:cs="Times New Roman"/>
            <w:sz w:val="24"/>
            <w:szCs w:val="24"/>
          </w:rPr>
          <w:t xml:space="preserve">also </w:t>
        </w:r>
      </w:ins>
      <w:r>
        <w:rPr>
          <w:rFonts w:ascii="Times New Roman" w:hAnsi="Times New Roman" w:cs="Times New Roman"/>
          <w:sz w:val="24"/>
          <w:szCs w:val="24"/>
        </w:rPr>
        <w:t>some new protocols</w:t>
      </w:r>
      <w:del w:id="300" w:author="canleloglu" w:date="2013-01-12T18:19:00Z">
        <w:r w:rsidDel="00C72929">
          <w:rPr>
            <w:rFonts w:ascii="Times New Roman" w:hAnsi="Times New Roman" w:cs="Times New Roman"/>
            <w:sz w:val="24"/>
            <w:szCs w:val="24"/>
          </w:rPr>
          <w:delText xml:space="preserve"> also</w:delText>
        </w:r>
      </w:del>
      <w:r>
        <w:rPr>
          <w:rFonts w:ascii="Times New Roman" w:hAnsi="Times New Roman" w:cs="Times New Roman"/>
          <w:sz w:val="24"/>
          <w:szCs w:val="24"/>
        </w:rPr>
        <w:t>. However some protocols did not need any improvement and they were still necessary. Access Point Authentication protocol is the only example of this situation. Access Point Authentication protocol is not exposed to any modification.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w:t>
      </w:r>
      <w:ins w:id="301" w:author="canleloglu" w:date="2013-01-12T18:21:00Z">
        <w:r w:rsidR="00C72929">
          <w:rPr>
            <w:rFonts w:ascii="Times New Roman" w:hAnsi="Times New Roman" w:cs="Times New Roman"/>
            <w:sz w:val="24"/>
            <w:szCs w:val="24"/>
          </w:rPr>
          <w:t>, which</w:t>
        </w:r>
      </w:ins>
      <w:del w:id="302" w:author="canleloglu" w:date="2013-01-12T18:21:00Z">
        <w:r w:rsidRPr="000127FE" w:rsidDel="00C72929">
          <w:rPr>
            <w:rFonts w:ascii="Times New Roman" w:hAnsi="Times New Roman" w:cs="Times New Roman"/>
            <w:sz w:val="24"/>
            <w:szCs w:val="24"/>
          </w:rPr>
          <w:delText xml:space="preserve">. To </w:delText>
        </w:r>
      </w:del>
      <w:r w:rsidRPr="000127FE">
        <w:rPr>
          <w:rFonts w:ascii="Times New Roman" w:hAnsi="Times New Roman" w:cs="Times New Roman"/>
          <w:sz w:val="24"/>
          <w:szCs w:val="24"/>
        </w:rPr>
        <w:t>bring</w:t>
      </w:r>
      <w:ins w:id="303" w:author="canleloglu" w:date="2013-01-12T18:22:00Z">
        <w:r w:rsidR="00C72929">
          <w:rPr>
            <w:rFonts w:ascii="Times New Roman" w:hAnsi="Times New Roman" w:cs="Times New Roman"/>
            <w:sz w:val="24"/>
            <w:szCs w:val="24"/>
          </w:rPr>
          <w:t>s</w:t>
        </w:r>
      </w:ins>
      <w:r w:rsidRPr="000127FE">
        <w:rPr>
          <w:rFonts w:ascii="Times New Roman" w:hAnsi="Times New Roman" w:cs="Times New Roman"/>
          <w:sz w:val="24"/>
          <w:szCs w:val="24"/>
        </w:rPr>
        <w:t xml:space="preserve"> an ultimate authority to the system</w:t>
      </w:r>
      <w:del w:id="304" w:author="canleloglu" w:date="2013-01-12T18:22:00Z">
        <w:r w:rsidRPr="000127FE" w:rsidDel="00C72929">
          <w:rPr>
            <w:rFonts w:ascii="Times New Roman" w:hAnsi="Times New Roman" w:cs="Times New Roman"/>
            <w:sz w:val="24"/>
            <w:szCs w:val="24"/>
          </w:rPr>
          <w:delText xml:space="preserve"> was necessary for the requirements, which will be mentioned later</w:delText>
        </w:r>
      </w:del>
      <w:r w:rsidRPr="000127FE">
        <w:rPr>
          <w:rFonts w:ascii="Times New Roman" w:hAnsi="Times New Roman" w:cs="Times New Roman"/>
          <w:sz w:val="24"/>
          <w:szCs w:val="24"/>
        </w:rPr>
        <w:t xml:space="preserve">. The usage of TTP and it’s servers provides credibility. </w:t>
      </w:r>
      <w:del w:id="305" w:author="canleloglu" w:date="2013-01-12T18:22:00Z">
        <w:r w:rsidRPr="000127FE" w:rsidDel="00C72929">
          <w:rPr>
            <w:rFonts w:ascii="Times New Roman" w:hAnsi="Times New Roman" w:cs="Times New Roman"/>
            <w:sz w:val="24"/>
            <w:szCs w:val="24"/>
          </w:rPr>
          <w:delText>In the system o</w:delText>
        </w:r>
      </w:del>
      <w:ins w:id="306" w:author="canleloglu" w:date="2013-01-12T18:22:00Z">
        <w:r w:rsidR="00C72929">
          <w:rPr>
            <w:rFonts w:ascii="Times New Roman" w:hAnsi="Times New Roman" w:cs="Times New Roman"/>
            <w:sz w:val="24"/>
            <w:szCs w:val="24"/>
          </w:rPr>
          <w:t>O</w:t>
        </w:r>
      </w:ins>
      <w:r w:rsidRPr="000127FE">
        <w:rPr>
          <w:rFonts w:ascii="Times New Roman" w:hAnsi="Times New Roman" w:cs="Times New Roman"/>
          <w:sz w:val="24"/>
          <w:szCs w:val="24"/>
        </w:rPr>
        <w:t xml:space="preserve">perators settle in the system by communicating with TTP. Firstly clients pre-pay to TTP for the Internet service they are going to receive. Operators receive their payment from the TTP as they show </w:t>
      </w:r>
      <w:ins w:id="307" w:author="canleloglu" w:date="2013-01-12T18:22:00Z">
        <w:r w:rsidR="00C72929">
          <w:rPr>
            <w:rFonts w:ascii="Times New Roman" w:hAnsi="Times New Roman" w:cs="Times New Roman"/>
            <w:sz w:val="24"/>
            <w:szCs w:val="24"/>
          </w:rPr>
          <w:t xml:space="preserve">the </w:t>
        </w:r>
      </w:ins>
      <w:r w:rsidRPr="000127FE">
        <w:rPr>
          <w:rFonts w:ascii="Times New Roman" w:hAnsi="Times New Roman" w:cs="Times New Roman"/>
          <w:sz w:val="24"/>
          <w:szCs w:val="24"/>
        </w:rPr>
        <w:t>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w:t>
      </w:r>
      <w:r w:rsidR="00B773A3">
        <w:rPr>
          <w:rFonts w:ascii="Times New Roman" w:hAnsi="Times New Roman" w:cs="Times New Roman"/>
          <w:sz w:val="24"/>
          <w:szCs w:val="24"/>
        </w:rPr>
        <w:lastRenderedPageBreak/>
        <w:t>at the end of the topology, therefore end-to-end packet deliveries in the new version of SSPayWMN has TTP at the end of end-to-end protocols.</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w:t>
      </w:r>
      <w:ins w:id="308" w:author="canleloglu" w:date="2013-01-12T18:23:00Z">
        <w:r w:rsidR="00C72929">
          <w:rPr>
            <w:rFonts w:ascii="Times New Roman" w:hAnsi="Times New Roman" w:cs="Times New Roman"/>
            <w:sz w:val="24"/>
            <w:szCs w:val="24"/>
          </w:rPr>
          <w:t>ere</w:t>
        </w:r>
      </w:ins>
      <w:del w:id="309" w:author="canleloglu" w:date="2013-01-12T18:23:00Z">
        <w:r w:rsidRPr="000127FE" w:rsidDel="00C72929">
          <w:rPr>
            <w:rFonts w:ascii="Times New Roman" w:hAnsi="Times New Roman" w:cs="Times New Roman"/>
            <w:sz w:val="24"/>
            <w:szCs w:val="24"/>
          </w:rPr>
          <w:delText>as</w:delText>
        </w:r>
      </w:del>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 xml:space="preserve">in the system. The aliases are changed periodically therefore only the actions between the periods are open to traceability. The time period and detailed implementation will be explained in </w:t>
      </w:r>
      <w:del w:id="310" w:author="canleloglu" w:date="2013-01-12T18:28:00Z">
        <w:r w:rsidR="00BA0C2E" w:rsidDel="00545FFB">
          <w:rPr>
            <w:rFonts w:ascii="Times New Roman" w:hAnsi="Times New Roman" w:cs="Times New Roman"/>
            <w:sz w:val="24"/>
            <w:szCs w:val="24"/>
          </w:rPr>
          <w:delText xml:space="preserve">later </w:delText>
        </w:r>
      </w:del>
      <w:ins w:id="311" w:author="canleloglu" w:date="2013-01-12T18:28:00Z">
        <w:r w:rsidR="00545FFB">
          <w:rPr>
            <w:rFonts w:ascii="Times New Roman" w:hAnsi="Times New Roman" w:cs="Times New Roman"/>
            <w:sz w:val="24"/>
            <w:szCs w:val="24"/>
          </w:rPr>
          <w:t>up coming</w:t>
        </w:r>
        <w:r w:rsidR="00545FFB">
          <w:rPr>
            <w:rFonts w:ascii="Times New Roman" w:hAnsi="Times New Roman" w:cs="Times New Roman"/>
            <w:sz w:val="24"/>
            <w:szCs w:val="24"/>
          </w:rPr>
          <w:t xml:space="preserve"> </w:t>
        </w:r>
      </w:ins>
      <w:r w:rsidR="00BA0C2E">
        <w:rPr>
          <w:rFonts w:ascii="Times New Roman" w:hAnsi="Times New Roman" w:cs="Times New Roman"/>
          <w:sz w:val="24"/>
          <w:szCs w:val="24"/>
        </w:rPr>
        <w:t>chapters</w:t>
      </w:r>
      <w:del w:id="312" w:author="canleloglu" w:date="2013-01-12T18:28:00Z">
        <w:r w:rsidR="00BA0C2E" w:rsidDel="00545FFB">
          <w:rPr>
            <w:rFonts w:ascii="Times New Roman" w:hAnsi="Times New Roman" w:cs="Times New Roman"/>
            <w:sz w:val="24"/>
            <w:szCs w:val="24"/>
          </w:rPr>
          <w:delText xml:space="preserve"> of the thesis</w:delText>
        </w:r>
      </w:del>
      <w:r w:rsidR="00BA0C2E">
        <w:rPr>
          <w:rFonts w:ascii="Times New Roman" w:hAnsi="Times New Roman" w:cs="Times New Roman"/>
          <w:sz w:val="24"/>
          <w:szCs w:val="24"/>
        </w:rPr>
        <w:t>.</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w:t>
      </w:r>
      <w:ins w:id="313" w:author="canleloglu" w:date="2013-01-12T18:32:00Z">
        <w:r w:rsidR="00545FFB">
          <w:rPr>
            <w:rFonts w:ascii="Times New Roman" w:hAnsi="Times New Roman" w:cs="Times New Roman"/>
            <w:sz w:val="24"/>
            <w:szCs w:val="24"/>
          </w:rPr>
          <w:t xml:space="preserve">the </w:t>
        </w:r>
      </w:ins>
      <w:r w:rsidR="002D7980">
        <w:rPr>
          <w:rFonts w:ascii="Times New Roman" w:hAnsi="Times New Roman" w:cs="Times New Roman"/>
          <w:sz w:val="24"/>
          <w:szCs w:val="24"/>
        </w:rPr>
        <w:t xml:space="preserve">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w:t>
      </w:r>
      <w:ins w:id="314" w:author="canleloglu" w:date="2013-01-12T18:45:00Z">
        <w:r w:rsidR="00102BBD">
          <w:rPr>
            <w:rFonts w:ascii="Times New Roman" w:hAnsi="Times New Roman" w:cs="Times New Roman"/>
            <w:sz w:val="24"/>
            <w:szCs w:val="24"/>
          </w:rPr>
          <w:t>where</w:t>
        </w:r>
      </w:ins>
      <w:del w:id="315" w:author="canleloglu" w:date="2013-01-12T18:45:00Z">
        <w:r w:rsidR="004A00E0" w:rsidDel="00102BBD">
          <w:rPr>
            <w:rFonts w:ascii="Times New Roman" w:hAnsi="Times New Roman" w:cs="Times New Roman"/>
            <w:sz w:val="24"/>
            <w:szCs w:val="24"/>
          </w:rPr>
          <w:delText>of</w:delText>
        </w:r>
      </w:del>
      <w:r w:rsidR="004A00E0">
        <w:rPr>
          <w:rFonts w:ascii="Times New Roman" w:hAnsi="Times New Roman" w:cs="Times New Roman"/>
          <w:sz w:val="24"/>
          <w:szCs w:val="24"/>
        </w:rPr>
        <w:t xml:space="preserve"> a client that does not send the next hash token for a time would </w:t>
      </w:r>
      <w:ins w:id="316" w:author="canleloglu" w:date="2013-01-12T18:46:00Z">
        <w:r w:rsidR="00102BBD">
          <w:rPr>
            <w:rFonts w:ascii="Times New Roman" w:hAnsi="Times New Roman" w:cs="Times New Roman"/>
            <w:sz w:val="24"/>
            <w:szCs w:val="24"/>
          </w:rPr>
          <w:t xml:space="preserve"> be</w:t>
        </w:r>
      </w:ins>
      <w:del w:id="317" w:author="canleloglu" w:date="2013-01-12T18:46:00Z">
        <w:r w:rsidR="004A00E0" w:rsidDel="00102BBD">
          <w:rPr>
            <w:rFonts w:ascii="Times New Roman" w:hAnsi="Times New Roman" w:cs="Times New Roman"/>
            <w:sz w:val="24"/>
            <w:szCs w:val="24"/>
          </w:rPr>
          <w:delText xml:space="preserve">mean that client is </w:delText>
        </w:r>
      </w:del>
      <w:r w:rsidR="004A00E0">
        <w:rPr>
          <w:rFonts w:ascii="Times New Roman" w:hAnsi="Times New Roman" w:cs="Times New Roman"/>
          <w:sz w:val="24"/>
          <w:szCs w:val="24"/>
        </w:rPr>
        <w:t xml:space="preserve">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w:t>
      </w:r>
      <w:del w:id="318" w:author="canleloglu" w:date="2013-01-12T18:52:00Z">
        <w:r w:rsidDel="000C3A2E">
          <w:rPr>
            <w:rFonts w:ascii="Times New Roman" w:hAnsi="Times New Roman" w:cs="Times New Roman"/>
            <w:sz w:val="24"/>
            <w:szCs w:val="24"/>
          </w:rPr>
          <w:delText xml:space="preserve">thesis </w:delText>
        </w:r>
      </w:del>
      <w:ins w:id="319" w:author="canleloglu" w:date="2013-01-12T18:52:00Z">
        <w:r w:rsidR="000C3A2E">
          <w:rPr>
            <w:rFonts w:ascii="Times New Roman" w:hAnsi="Times New Roman" w:cs="Times New Roman"/>
            <w:sz w:val="24"/>
            <w:szCs w:val="24"/>
          </w:rPr>
          <w:t xml:space="preserve">version </w:t>
        </w:r>
      </w:ins>
      <w:del w:id="320" w:author="canleloglu" w:date="2013-01-12T18:53:00Z">
        <w:r w:rsidDel="000C3A2E">
          <w:rPr>
            <w:rFonts w:ascii="Times New Roman" w:hAnsi="Times New Roman" w:cs="Times New Roman"/>
            <w:sz w:val="24"/>
            <w:szCs w:val="24"/>
          </w:rPr>
          <w:delText xml:space="preserve">we have divided </w:delText>
        </w:r>
      </w:del>
      <w:r>
        <w:rPr>
          <w:rFonts w:ascii="Times New Roman" w:hAnsi="Times New Roman" w:cs="Times New Roman"/>
          <w:sz w:val="24"/>
          <w:szCs w:val="24"/>
        </w:rPr>
        <w:t>clients</w:t>
      </w:r>
      <w:ins w:id="321" w:author="canleloglu" w:date="2013-01-12T18:53:00Z">
        <w:r w:rsidR="000C3A2E">
          <w:rPr>
            <w:rFonts w:ascii="Times New Roman" w:hAnsi="Times New Roman" w:cs="Times New Roman"/>
            <w:sz w:val="24"/>
            <w:szCs w:val="24"/>
          </w:rPr>
          <w:t xml:space="preserve"> have been divided</w:t>
        </w:r>
      </w:ins>
      <w:r>
        <w:rPr>
          <w:rFonts w:ascii="Times New Roman" w:hAnsi="Times New Roman" w:cs="Times New Roman"/>
          <w:sz w:val="24"/>
          <w:szCs w:val="24"/>
        </w:rPr>
        <w:t xml:space="preserve">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w:t>
      </w:r>
      <w:ins w:id="322" w:author="canleloglu" w:date="2013-01-12T18:55:00Z">
        <w:r w:rsidR="000C3A2E">
          <w:rPr>
            <w:rFonts w:ascii="Times New Roman" w:hAnsi="Times New Roman" w:cs="Times New Roman"/>
            <w:sz w:val="24"/>
            <w:szCs w:val="24"/>
          </w:rPr>
          <w:t>e</w:t>
        </w:r>
      </w:ins>
      <w:del w:id="323" w:author="canleloglu" w:date="2013-01-12T18:55:00Z">
        <w:r w:rsidR="005767E5" w:rsidDel="000C3A2E">
          <w:rPr>
            <w:rFonts w:ascii="Times New Roman" w:hAnsi="Times New Roman" w:cs="Times New Roman"/>
            <w:sz w:val="24"/>
            <w:szCs w:val="24"/>
          </w:rPr>
          <w:delText>a</w:delText>
        </w:r>
      </w:del>
      <w:r w:rsidR="005767E5">
        <w:rPr>
          <w:rFonts w:ascii="Times New Roman" w:hAnsi="Times New Roman" w:cs="Times New Roman"/>
          <w:sz w:val="24"/>
          <w:szCs w:val="24"/>
        </w:rPr>
        <w:t>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xml:space="preserve">. </w:t>
      </w:r>
      <w:del w:id="324" w:author="canleloglu" w:date="2013-01-12T18:58:00Z">
        <w:r w:rsidR="004D01E6" w:rsidDel="000C3A2E">
          <w:rPr>
            <w:rFonts w:ascii="Times New Roman" w:hAnsi="Times New Roman" w:cs="Times New Roman"/>
            <w:sz w:val="24"/>
            <w:szCs w:val="24"/>
          </w:rPr>
          <w:delText xml:space="preserve">We have implemented </w:delText>
        </w:r>
      </w:del>
      <w:r w:rsidR="004D01E6">
        <w:rPr>
          <w:rFonts w:ascii="Times New Roman" w:hAnsi="Times New Roman" w:cs="Times New Roman"/>
          <w:sz w:val="24"/>
          <w:szCs w:val="24"/>
        </w:rPr>
        <w:t xml:space="preserve">virtual bridges </w:t>
      </w:r>
      <w:ins w:id="325" w:author="canleloglu" w:date="2013-01-12T18:58:00Z">
        <w:r w:rsidR="000C3A2E">
          <w:rPr>
            <w:rFonts w:ascii="Times New Roman" w:hAnsi="Times New Roman" w:cs="Times New Roman"/>
            <w:sz w:val="24"/>
            <w:szCs w:val="24"/>
          </w:rPr>
          <w:t xml:space="preserve"> has been implemented </w:t>
        </w:r>
      </w:ins>
      <w:r w:rsidR="004D01E6">
        <w:rPr>
          <w:rFonts w:ascii="Times New Roman" w:hAnsi="Times New Roman" w:cs="Times New Roman"/>
          <w:sz w:val="24"/>
          <w:szCs w:val="24"/>
        </w:rPr>
        <w:t xml:space="preserve">between network nodes, and write every packet sent or received on text files. Every node in the system checks for packets to send in the text files. </w:t>
      </w:r>
      <w:del w:id="326" w:author="canleloglu" w:date="2013-01-12T18:59:00Z">
        <w:r w:rsidR="004D01E6" w:rsidDel="000C3A2E">
          <w:rPr>
            <w:rFonts w:ascii="Times New Roman" w:hAnsi="Times New Roman" w:cs="Times New Roman"/>
            <w:sz w:val="24"/>
            <w:szCs w:val="24"/>
          </w:rPr>
          <w:delText xml:space="preserve">We have implemented </w:delText>
        </w:r>
      </w:del>
      <w:r w:rsidR="004D01E6">
        <w:rPr>
          <w:rFonts w:ascii="Times New Roman" w:hAnsi="Times New Roman" w:cs="Times New Roman"/>
          <w:sz w:val="24"/>
          <w:szCs w:val="24"/>
        </w:rPr>
        <w:t>the system</w:t>
      </w:r>
      <w:ins w:id="327" w:author="canleloglu" w:date="2013-01-12T18:59:00Z">
        <w:r w:rsidR="000C3A2E">
          <w:rPr>
            <w:rFonts w:ascii="Times New Roman" w:hAnsi="Times New Roman" w:cs="Times New Roman"/>
            <w:sz w:val="24"/>
            <w:szCs w:val="24"/>
          </w:rPr>
          <w:t xml:space="preserve"> has been implemented</w:t>
        </w:r>
      </w:ins>
      <w:r w:rsidR="004D01E6">
        <w:rPr>
          <w:rFonts w:ascii="Times New Roman" w:hAnsi="Times New Roman" w:cs="Times New Roman"/>
          <w:sz w:val="24"/>
          <w:szCs w:val="24"/>
        </w:rPr>
        <w:t xml:space="preserve"> in multiple dimensions; every node in the mesh backbone had two interfaces in our design. </w:t>
      </w:r>
      <w:del w:id="328" w:author="canleloglu" w:date="2013-01-12T18:59:00Z">
        <w:r w:rsidR="004D01E6" w:rsidDel="000C3A2E">
          <w:rPr>
            <w:rFonts w:ascii="Times New Roman" w:hAnsi="Times New Roman" w:cs="Times New Roman"/>
            <w:sz w:val="24"/>
            <w:szCs w:val="24"/>
          </w:rPr>
          <w:delText xml:space="preserve">We have neglected </w:delText>
        </w:r>
      </w:del>
      <w:r w:rsidR="004D01E6">
        <w:rPr>
          <w:rFonts w:ascii="Times New Roman" w:hAnsi="Times New Roman" w:cs="Times New Roman"/>
          <w:sz w:val="24"/>
          <w:szCs w:val="24"/>
        </w:rPr>
        <w:t xml:space="preserve">the delay of passing the packets from one interface to another </w:t>
      </w:r>
      <w:ins w:id="329" w:author="canleloglu" w:date="2013-01-12T18:59:00Z">
        <w:r w:rsidR="000C3A2E">
          <w:rPr>
            <w:rFonts w:ascii="Times New Roman" w:hAnsi="Times New Roman" w:cs="Times New Roman"/>
            <w:sz w:val="24"/>
            <w:szCs w:val="24"/>
          </w:rPr>
          <w:t>was neglected.</w:t>
        </w:r>
      </w:ins>
      <w:ins w:id="330" w:author="canleloglu" w:date="2013-01-12T19:00:00Z">
        <w:r w:rsidR="000C3A2E">
          <w:rPr>
            <w:rFonts w:ascii="Times New Roman" w:hAnsi="Times New Roman" w:cs="Times New Roman"/>
            <w:sz w:val="24"/>
            <w:szCs w:val="24"/>
          </w:rPr>
          <w:t xml:space="preserve"> T</w:t>
        </w:r>
      </w:ins>
      <w:del w:id="331" w:author="canleloglu" w:date="2013-01-12T19:00:00Z">
        <w:r w:rsidR="004D01E6" w:rsidDel="000C3A2E">
          <w:rPr>
            <w:rFonts w:ascii="Times New Roman" w:hAnsi="Times New Roman" w:cs="Times New Roman"/>
            <w:sz w:val="24"/>
            <w:szCs w:val="24"/>
          </w:rPr>
          <w:delText>t</w:delText>
        </w:r>
      </w:del>
      <w:r w:rsidR="004D01E6">
        <w:rPr>
          <w:rFonts w:ascii="Times New Roman" w:hAnsi="Times New Roman" w:cs="Times New Roman"/>
          <w:sz w:val="24"/>
          <w:szCs w:val="24"/>
        </w:rPr>
        <w:t xml:space="preserve">hat’s how </w:t>
      </w:r>
      <w:del w:id="332" w:author="canleloglu" w:date="2013-01-12T19:00:00Z">
        <w:r w:rsidR="004D01E6" w:rsidDel="000C3A2E">
          <w:rPr>
            <w:rFonts w:ascii="Times New Roman" w:hAnsi="Times New Roman" w:cs="Times New Roman"/>
            <w:sz w:val="24"/>
            <w:szCs w:val="24"/>
          </w:rPr>
          <w:delText xml:space="preserve">we have mimicked </w:delText>
        </w:r>
      </w:del>
      <w:r w:rsidR="004D01E6">
        <w:rPr>
          <w:rFonts w:ascii="Times New Roman" w:hAnsi="Times New Roman" w:cs="Times New Roman"/>
          <w:sz w:val="24"/>
          <w:szCs w:val="24"/>
        </w:rPr>
        <w:t>inter-networking and bridging functionalities of wireless mesh networks</w:t>
      </w:r>
      <w:ins w:id="333" w:author="canleloglu" w:date="2013-01-12T19:00:00Z">
        <w:r w:rsidR="000C3A2E" w:rsidRPr="000C3A2E">
          <w:rPr>
            <w:rFonts w:ascii="Times New Roman" w:hAnsi="Times New Roman" w:cs="Times New Roman"/>
            <w:sz w:val="24"/>
            <w:szCs w:val="24"/>
          </w:rPr>
          <w:t xml:space="preserve"> </w:t>
        </w:r>
        <w:r w:rsidR="000C3A2E">
          <w:rPr>
            <w:rFonts w:ascii="Times New Roman" w:hAnsi="Times New Roman" w:cs="Times New Roman"/>
            <w:sz w:val="24"/>
            <w:szCs w:val="24"/>
          </w:rPr>
          <w:t>was</w:t>
        </w:r>
        <w:r w:rsidR="000C3A2E">
          <w:rPr>
            <w:rFonts w:ascii="Times New Roman" w:hAnsi="Times New Roman" w:cs="Times New Roman"/>
            <w:sz w:val="24"/>
            <w:szCs w:val="24"/>
          </w:rPr>
          <w:t xml:space="preserve"> mimicked</w:t>
        </w:r>
      </w:ins>
      <w:r w:rsidR="004D01E6">
        <w:rPr>
          <w:rFonts w:ascii="Times New Roman" w:hAnsi="Times New Roman" w:cs="Times New Roman"/>
          <w:sz w:val="24"/>
          <w:szCs w:val="24"/>
        </w:rPr>
        <w:t>.</w:t>
      </w:r>
    </w:p>
    <w:p w:rsidR="004D01E6" w:rsidRDefault="004A00E0" w:rsidP="008F0D00">
      <w:pPr>
        <w:rPr>
          <w:rFonts w:ascii="Times New Roman" w:hAnsi="Times New Roman" w:cs="Helvetica"/>
          <w:sz w:val="24"/>
          <w:szCs w:val="24"/>
        </w:rPr>
      </w:pPr>
      <w:r>
        <w:rPr>
          <w:rFonts w:ascii="Times New Roman" w:hAnsi="Times New Roman" w:cs="Helvetica"/>
          <w:sz w:val="24"/>
          <w:szCs w:val="24"/>
        </w:rPr>
        <w:lastRenderedPageBreak/>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w:t>
      </w:r>
      <w:del w:id="334" w:author="canleloglu" w:date="2013-01-12T19:02:00Z">
        <w:r w:rsidR="003A6A27" w:rsidDel="000C3A2E">
          <w:rPr>
            <w:rFonts w:ascii="Times New Roman" w:hAnsi="Times New Roman" w:cs="Helvetica"/>
            <w:sz w:val="24"/>
            <w:szCs w:val="24"/>
          </w:rPr>
          <w:delText xml:space="preserve">are </w:delText>
        </w:r>
      </w:del>
      <w:r w:rsidR="003A6A27">
        <w:rPr>
          <w:rFonts w:ascii="Times New Roman" w:hAnsi="Times New Roman" w:cs="Helvetica"/>
          <w:sz w:val="24"/>
          <w:szCs w:val="24"/>
        </w:rPr>
        <w:t xml:space="preserve">run for </w:t>
      </w:r>
      <w:ins w:id="335" w:author="canleloglu" w:date="2013-01-12T19:02:00Z">
        <w:r w:rsidR="000C3A2E">
          <w:rPr>
            <w:rFonts w:ascii="Times New Roman" w:hAnsi="Times New Roman" w:cs="Helvetica"/>
            <w:sz w:val="24"/>
            <w:szCs w:val="24"/>
          </w:rPr>
          <w:t xml:space="preserve">a </w:t>
        </w:r>
      </w:ins>
      <w:r w:rsidR="003A6A27">
        <w:rPr>
          <w:rFonts w:ascii="Times New Roman" w:hAnsi="Times New Roman" w:cs="Helvetica"/>
          <w:sz w:val="24"/>
          <w:szCs w:val="24"/>
        </w:rPr>
        <w:t xml:space="preserve">virtual 24 hours. Furthermore there are specific results for client types. </w:t>
      </w:r>
      <w:del w:id="336" w:author="canleloglu" w:date="2013-01-12T19:02:00Z">
        <w:r w:rsidR="003A6A27" w:rsidDel="000C3A2E">
          <w:rPr>
            <w:rFonts w:ascii="Times New Roman" w:hAnsi="Times New Roman" w:cs="Helvetica"/>
            <w:sz w:val="24"/>
            <w:szCs w:val="24"/>
          </w:rPr>
          <w:delText xml:space="preserve">It is distinctively stated </w:delText>
        </w:r>
      </w:del>
      <w:r w:rsidR="003A6A27">
        <w:rPr>
          <w:rFonts w:ascii="Times New Roman" w:hAnsi="Times New Roman" w:cs="Helvetica"/>
          <w:sz w:val="24"/>
          <w:szCs w:val="24"/>
        </w:rPr>
        <w:t xml:space="preserve">how many hours of service </w:t>
      </w:r>
      <w:del w:id="337" w:author="canleloglu" w:date="2013-01-12T19:03:00Z">
        <w:r w:rsidR="003A6A27" w:rsidDel="00E020D3">
          <w:rPr>
            <w:rFonts w:ascii="Times New Roman" w:hAnsi="Times New Roman" w:cs="Helvetica"/>
            <w:sz w:val="24"/>
            <w:szCs w:val="24"/>
          </w:rPr>
          <w:delText xml:space="preserve">did </w:delText>
        </w:r>
      </w:del>
      <w:ins w:id="338" w:author="canleloglu" w:date="2013-01-12T19:03:00Z">
        <w:r w:rsidR="00E020D3">
          <w:rPr>
            <w:rFonts w:ascii="Times New Roman" w:hAnsi="Times New Roman" w:cs="Helvetica"/>
            <w:sz w:val="24"/>
            <w:szCs w:val="24"/>
          </w:rPr>
          <w:t>does</w:t>
        </w:r>
        <w:r w:rsidR="00E020D3">
          <w:rPr>
            <w:rFonts w:ascii="Times New Roman" w:hAnsi="Times New Roman" w:cs="Helvetica"/>
            <w:sz w:val="24"/>
            <w:szCs w:val="24"/>
          </w:rPr>
          <w:t xml:space="preserve"> </w:t>
        </w:r>
      </w:ins>
      <w:r w:rsidR="003A6A27">
        <w:rPr>
          <w:rFonts w:ascii="Times New Roman" w:hAnsi="Times New Roman" w:cs="Helvetica"/>
          <w:sz w:val="24"/>
          <w:szCs w:val="24"/>
        </w:rPr>
        <w:t>(e.g.) students receive</w:t>
      </w:r>
      <w:del w:id="339" w:author="canleloglu" w:date="2013-01-12T19:03:00Z">
        <w:r w:rsidR="003A6A27" w:rsidDel="00E020D3">
          <w:rPr>
            <w:rFonts w:ascii="Times New Roman" w:hAnsi="Times New Roman" w:cs="Helvetica"/>
            <w:sz w:val="24"/>
            <w:szCs w:val="24"/>
          </w:rPr>
          <w:delText>d</w:delText>
        </w:r>
      </w:del>
      <w:r w:rsidR="003A6A27">
        <w:rPr>
          <w:rFonts w:ascii="Times New Roman" w:hAnsi="Times New Roman" w:cs="Helvetica"/>
          <w:sz w:val="24"/>
          <w:szCs w:val="24"/>
        </w:rPr>
        <w:t xml:space="preserve"> in a day</w:t>
      </w:r>
      <w:ins w:id="340" w:author="canleloglu" w:date="2013-01-12T19:02:00Z">
        <w:r w:rsidR="000C3A2E">
          <w:rPr>
            <w:rFonts w:ascii="Times New Roman" w:hAnsi="Times New Roman" w:cs="Helvetica"/>
            <w:sz w:val="24"/>
            <w:szCs w:val="24"/>
          </w:rPr>
          <w:t xml:space="preserve"> is distinctively stated</w:t>
        </w:r>
      </w:ins>
      <w:r w:rsidR="003A6A27">
        <w:rPr>
          <w:rFonts w:ascii="Times New Roman" w:hAnsi="Times New Roman" w:cs="Helvetica"/>
          <w:sz w:val="24"/>
          <w:szCs w:val="24"/>
        </w:rPr>
        <w:t>.</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rsidR="008F0D00" w:rsidRPr="00DF5E2B" w:rsidRDefault="008F0D00" w:rsidP="00CB0A51">
      <w:pPr>
        <w:pStyle w:val="Heading1"/>
        <w:spacing w:before="240"/>
      </w:pPr>
      <w:bookmarkStart w:id="341" w:name="_Toc345761766"/>
      <w:r w:rsidRPr="00DF5E2B">
        <w:lastRenderedPageBreak/>
        <w:t xml:space="preserve">Protocols of </w:t>
      </w:r>
      <w:r w:rsidR="00976D8D" w:rsidRPr="00DF5E2B">
        <w:t xml:space="preserve">the </w:t>
      </w:r>
      <w:r w:rsidR="003A6A27">
        <w:t>System</w:t>
      </w:r>
      <w:bookmarkEnd w:id="341"/>
    </w:p>
    <w:p w:rsidR="008F0D00" w:rsidRPr="00DF5E2B" w:rsidRDefault="000C1921" w:rsidP="009E5E9A">
      <w:pPr>
        <w:pStyle w:val="Heading2"/>
        <w:rPr>
          <w:lang w:bidi="en-US"/>
        </w:rPr>
      </w:pPr>
      <w:r>
        <w:rPr>
          <w:lang w:bidi="en-US"/>
        </w:rPr>
        <w:t xml:space="preserve"> </w:t>
      </w:r>
      <w:bookmarkStart w:id="342" w:name="_Toc345761767"/>
      <w:r w:rsidR="005957DE">
        <w:rPr>
          <w:lang w:bidi="en-US"/>
        </w:rPr>
        <w:t xml:space="preserve">7.1. </w:t>
      </w:r>
      <w:r w:rsidR="008F0D00" w:rsidRPr="00DF5E2B">
        <w:rPr>
          <w:lang w:bidi="en-US"/>
        </w:rPr>
        <w:t>Initial Authorization</w:t>
      </w:r>
      <w:r w:rsidR="002608D4">
        <w:rPr>
          <w:lang w:bidi="en-US"/>
        </w:rPr>
        <w:t xml:space="preserve"> and Reuse of a Connection Card</w:t>
      </w:r>
      <w:bookmarkEnd w:id="342"/>
    </w:p>
    <w:p w:rsidR="008F0D00"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rsidR="002608D4" w:rsidRPr="00DF5E2B" w:rsidRDefault="002608D4"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CE5831">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343" w:name="_Toc219530523"/>
      <w:r>
        <w:t xml:space="preserve">Figure </w:t>
      </w:r>
      <w:r w:rsidR="00B97DA2">
        <w:fldChar w:fldCharType="begin"/>
      </w:r>
      <w:r w:rsidR="009A47C5">
        <w:instrText xml:space="preserve"> STYLEREF 1 \s </w:instrText>
      </w:r>
      <w:r w:rsidR="00B97DA2">
        <w:fldChar w:fldCharType="separate"/>
      </w:r>
      <w:r w:rsidR="00FB082E">
        <w:rPr>
          <w:noProof/>
        </w:rPr>
        <w:t>7</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1</w:t>
      </w:r>
      <w:r w:rsidR="00B97DA2">
        <w:fldChar w:fldCharType="end"/>
      </w:r>
      <w:r>
        <w:t>. Initial Authorization and Reuse-CC</w:t>
      </w:r>
      <w:bookmarkEnd w:id="343"/>
    </w:p>
    <w:p w:rsidR="004F5DA5" w:rsidRDefault="00207F49"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w:t>
      </w:r>
      <w:r w:rsidR="008F0D00" w:rsidRPr="00DF5E2B">
        <w:rPr>
          <w:rFonts w:ascii="Times New Roman" w:hAnsi="Times New Roman" w:cs="Helvetica"/>
          <w:sz w:val="24"/>
          <w:szCs w:val="24"/>
        </w:rPr>
        <w:lastRenderedPageBreak/>
        <w:t xml:space="preserve">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4F5DA5" w:rsidRDefault="004F5DA5" w:rsidP="00CE5831">
      <w:pPr>
        <w:spacing w:beforeLines="100" w:afterLines="100"/>
        <w:rPr>
          <w:rFonts w:ascii="Times New Roman" w:hAnsi="Times New Roman" w:cs="Helvetica"/>
          <w:sz w:val="24"/>
          <w:szCs w:val="24"/>
        </w:rPr>
      </w:pPr>
    </w:p>
    <w:p w:rsidR="008F0D0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CE5831">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CE5831">
      <w:pPr>
        <w:pStyle w:val="ListParagraph"/>
        <w:numPr>
          <w:ilvl w:val="0"/>
          <w:numId w:val="17"/>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B97DA2" w:rsidP="00CE5831">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CE5831">
      <w:pPr>
        <w:pStyle w:val="ListParagraph"/>
        <w:numPr>
          <w:ilvl w:val="0"/>
          <w:numId w:val="17"/>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CE5831">
      <w:pPr>
        <w:pStyle w:val="ListParagraph"/>
        <w:numPr>
          <w:ilvl w:val="0"/>
          <w:numId w:val="1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B97DA2" w:rsidP="00CE5831">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CE5831">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CE5831">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CE5831">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B97DA2" w:rsidP="00CE5831">
      <w:pPr>
        <w:pStyle w:val="ListParagraph"/>
        <w:numPr>
          <w:ilvl w:val="0"/>
          <w:numId w:val="18"/>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CE5831">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CE5831">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CE5831">
      <w:pPr>
        <w:pStyle w:val="ListParagraph"/>
        <w:numPr>
          <w:ilvl w:val="0"/>
          <w:numId w:val="18"/>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CE5831">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CE5831">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CE5831">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CE5831">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CE5831">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CE5831">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CE5831">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CE5831">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CE5831">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B97DA2" w:rsidP="00CE5831">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B97DA2" w:rsidP="00CE5831">
      <w:pPr>
        <w:pStyle w:val="ListParagraph"/>
        <w:numPr>
          <w:ilvl w:val="1"/>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CE5831">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CE5831">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417AD4" w:rsidP="009E5E9A">
      <w:pPr>
        <w:pStyle w:val="Heading2"/>
        <w:rPr>
          <w:lang w:bidi="en-US"/>
        </w:rPr>
      </w:pPr>
      <w:bookmarkStart w:id="344" w:name="_Toc345761768"/>
      <w:r>
        <w:rPr>
          <w:lang w:bidi="en-US"/>
        </w:rPr>
        <w:t xml:space="preserve">7.2. </w:t>
      </w:r>
      <w:r w:rsidR="008F0D00" w:rsidRPr="00DF5E2B">
        <w:rPr>
          <w:lang w:bidi="en-US"/>
        </w:rPr>
        <w:t>Access Point Authentication</w:t>
      </w:r>
      <w:bookmarkEnd w:id="344"/>
    </w:p>
    <w:p w:rsidR="003716C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rsidR="008F0D00" w:rsidRDefault="00A66D11" w:rsidP="00CE5831">
      <w:pPr>
        <w:spacing w:beforeLines="100" w:afterLines="100"/>
        <w:ind w:firstLine="0"/>
        <w:jc w:val="center"/>
        <w:rPr>
          <w:sz w:val="24"/>
          <w:szCs w:val="24"/>
          <w:lang w:bidi="en-US"/>
        </w:rPr>
      </w:pPr>
      <w:r>
        <w:rPr>
          <w:noProof/>
          <w:sz w:val="24"/>
          <w:szCs w:val="24"/>
          <w:lang w:val="tr-TR" w:eastAsia="tr-TR"/>
        </w:rPr>
        <w:drawing>
          <wp:inline distT="0" distB="0" distL="0" distR="0">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16170" cy="3177540"/>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345" w:name="_Toc219530524"/>
      <w:r>
        <w:t xml:space="preserve">Figure </w:t>
      </w:r>
      <w:r w:rsidR="00B97DA2">
        <w:fldChar w:fldCharType="begin"/>
      </w:r>
      <w:r>
        <w:instrText xml:space="preserve"> STYLEREF 1 \s </w:instrText>
      </w:r>
      <w:r w:rsidR="00B97DA2">
        <w:fldChar w:fldCharType="separate"/>
      </w:r>
      <w:r w:rsidR="00FB082E">
        <w:rPr>
          <w:noProof/>
        </w:rPr>
        <w:t>7</w:t>
      </w:r>
      <w:r w:rsidR="00B97DA2">
        <w:fldChar w:fldCharType="end"/>
      </w:r>
      <w:r>
        <w:t>.</w:t>
      </w:r>
      <w:r w:rsidR="00B97DA2">
        <w:fldChar w:fldCharType="begin"/>
      </w:r>
      <w:r>
        <w:instrText xml:space="preserve"> SEQ Figure \* ARABIC \s 1 </w:instrText>
      </w:r>
      <w:r w:rsidR="00B97DA2">
        <w:fldChar w:fldCharType="separate"/>
      </w:r>
      <w:r w:rsidR="00FB082E">
        <w:rPr>
          <w:noProof/>
        </w:rPr>
        <w:t>2</w:t>
      </w:r>
      <w:r w:rsidR="00B97DA2">
        <w:fldChar w:fldCharType="end"/>
      </w:r>
      <w:r>
        <w:t>. Access Point Authentication</w:t>
      </w:r>
      <w:bookmarkEnd w:id="345"/>
    </w:p>
    <w:p w:rsidR="008F0D00" w:rsidRPr="00DF5E2B" w:rsidRDefault="00B97DA2" w:rsidP="00CE5831">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CE5831">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CE5831">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CE5831">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CE5831">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B97DA2" w:rsidP="00CE5831">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CE5831">
      <w:pPr>
        <w:pStyle w:val="ListParagraph"/>
        <w:numPr>
          <w:ilvl w:val="1"/>
          <w:numId w:val="6"/>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w:lastRenderedPageBreak/>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B97DA2" w:rsidP="00CE5831">
      <w:pPr>
        <w:pStyle w:val="ListParagraph"/>
        <w:numPr>
          <w:ilvl w:val="1"/>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CE5831">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CE5831">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417AD4" w:rsidP="009E5E9A">
      <w:pPr>
        <w:pStyle w:val="Heading2"/>
        <w:rPr>
          <w:lang w:bidi="en-US"/>
        </w:rPr>
      </w:pPr>
      <w:bookmarkStart w:id="346" w:name="_Toc345761769"/>
      <w:r>
        <w:rPr>
          <w:lang w:bidi="en-US"/>
        </w:rPr>
        <w:t xml:space="preserve">7.3. </w:t>
      </w:r>
      <w:r w:rsidR="008F0D00" w:rsidRPr="00DF5E2B">
        <w:rPr>
          <w:lang w:bidi="en-US"/>
        </w:rPr>
        <w:t>Packet Transfer</w:t>
      </w:r>
      <w:bookmarkEnd w:id="346"/>
    </w:p>
    <w:p w:rsidR="008F0D00" w:rsidRPr="00DF5E2B" w:rsidRDefault="008F0D00" w:rsidP="00CE5831">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rsidR="008F0D00" w:rsidRPr="00DF5E2B" w:rsidRDefault="00A66D11" w:rsidP="00CE5831">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347" w:name="_Toc219530525"/>
      <w:r>
        <w:lastRenderedPageBreak/>
        <w:t xml:space="preserve">Figure </w:t>
      </w:r>
      <w:r w:rsidR="00B97DA2">
        <w:fldChar w:fldCharType="begin"/>
      </w:r>
      <w:r>
        <w:instrText xml:space="preserve"> STYLEREF 1 \s </w:instrText>
      </w:r>
      <w:r w:rsidR="00B97DA2">
        <w:fldChar w:fldCharType="separate"/>
      </w:r>
      <w:r w:rsidR="00FB082E">
        <w:rPr>
          <w:noProof/>
        </w:rPr>
        <w:t>7</w:t>
      </w:r>
      <w:r w:rsidR="00B97DA2">
        <w:fldChar w:fldCharType="end"/>
      </w:r>
      <w:r>
        <w:t>.</w:t>
      </w:r>
      <w:r w:rsidR="00B97DA2">
        <w:fldChar w:fldCharType="begin"/>
      </w:r>
      <w:r>
        <w:instrText xml:space="preserve"> SEQ Figure \* ARABIC \s 1 </w:instrText>
      </w:r>
      <w:r w:rsidR="00B97DA2">
        <w:fldChar w:fldCharType="separate"/>
      </w:r>
      <w:r w:rsidR="00FB082E">
        <w:rPr>
          <w:noProof/>
        </w:rPr>
        <w:t>3</w:t>
      </w:r>
      <w:r w:rsidR="00B97DA2">
        <w:fldChar w:fldCharType="end"/>
      </w:r>
      <w:r>
        <w:t>. Packet Transfer</w:t>
      </w:r>
      <w:bookmarkEnd w:id="347"/>
    </w:p>
    <w:p w:rsidR="004D558C" w:rsidRPr="00DF5E2B" w:rsidRDefault="004D558C" w:rsidP="00CE5831">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B97DA2" w:rsidP="00CE5831">
      <w:pPr>
        <w:pStyle w:val="ListParagraph"/>
        <w:numPr>
          <w:ilvl w:val="0"/>
          <w:numId w:val="7"/>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CE5831">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CE5831">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CE5831">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CE5831">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CE5831">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9E5E9A">
      <w:pPr>
        <w:pStyle w:val="Heading2"/>
      </w:pPr>
      <w:r>
        <w:t xml:space="preserve"> </w:t>
      </w:r>
      <w:bookmarkStart w:id="348" w:name="_Toc345761770"/>
      <w:r w:rsidR="00417AD4">
        <w:t xml:space="preserve">7.4. </w:t>
      </w:r>
      <w:r w:rsidR="008F0D00" w:rsidRPr="00DF5E2B">
        <w:t>Changing Alias</w:t>
      </w:r>
      <w:bookmarkEnd w:id="348"/>
    </w:p>
    <w:p w:rsidR="008F0D00" w:rsidRPr="00DF5E2B" w:rsidRDefault="00DE2056"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CE5831">
      <w:pPr>
        <w:spacing w:beforeLines="10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rsidR="008F0D00" w:rsidRPr="00DF5E2B" w:rsidRDefault="00B4487E" w:rsidP="00CE5831">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349" w:name="_Toc219530526"/>
      <w:r>
        <w:t xml:space="preserve">Figure </w:t>
      </w:r>
      <w:r w:rsidR="00B97DA2">
        <w:fldChar w:fldCharType="begin"/>
      </w:r>
      <w:r>
        <w:instrText xml:space="preserve"> STYLEREF 1 \s </w:instrText>
      </w:r>
      <w:r w:rsidR="00B97DA2">
        <w:fldChar w:fldCharType="separate"/>
      </w:r>
      <w:r w:rsidR="00FB082E">
        <w:rPr>
          <w:noProof/>
        </w:rPr>
        <w:t>7</w:t>
      </w:r>
      <w:r w:rsidR="00B97DA2">
        <w:fldChar w:fldCharType="end"/>
      </w:r>
      <w:r>
        <w:t>.</w:t>
      </w:r>
      <w:r w:rsidR="00B97DA2">
        <w:fldChar w:fldCharType="begin"/>
      </w:r>
      <w:r>
        <w:instrText xml:space="preserve"> SEQ Figure \* ARABIC \s 1 </w:instrText>
      </w:r>
      <w:r w:rsidR="00B97DA2">
        <w:fldChar w:fldCharType="separate"/>
      </w:r>
      <w:r w:rsidR="00FB082E">
        <w:rPr>
          <w:noProof/>
        </w:rPr>
        <w:t>4</w:t>
      </w:r>
      <w:r w:rsidR="00B97DA2">
        <w:fldChar w:fldCharType="end"/>
      </w:r>
      <w:r>
        <w:t>. Changing Alias</w:t>
      </w:r>
      <w:bookmarkEnd w:id="349"/>
    </w:p>
    <w:p w:rsidR="008F0D0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rsidR="008F0D00" w:rsidRPr="00DF5E2B" w:rsidRDefault="008F0D00" w:rsidP="00CE5831">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CE5831">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CE5831">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CE5831">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CE5831">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CE5831">
      <w:pPr>
        <w:pStyle w:val="ListParagraph"/>
        <w:numPr>
          <w:ilvl w:val="0"/>
          <w:numId w:val="2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CE5831">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B97DA2" w:rsidP="00CE5831">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CE5831">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CE5831">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CE5831">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B97DA2" w:rsidP="00CE5831">
      <w:pPr>
        <w:pStyle w:val="ListParagraph"/>
        <w:numPr>
          <w:ilvl w:val="0"/>
          <w:numId w:val="2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CE5831">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CE5831">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CE5831">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CE5831">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CE5831">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CE5831">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CE5831">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CE5831">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CE5831">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CE5831">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CE5831">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CE5831">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B97DA2" w:rsidP="00CE5831">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B97DA2" w:rsidP="00CE5831">
      <w:pPr>
        <w:pStyle w:val="ListParagraph"/>
        <w:numPr>
          <w:ilvl w:val="0"/>
          <w:numId w:val="29"/>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CE5831">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CE5831">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417AD4" w:rsidP="009E5E9A">
      <w:pPr>
        <w:pStyle w:val="Heading2"/>
      </w:pPr>
      <w:bookmarkStart w:id="350" w:name="_Toc345761771"/>
      <w:r>
        <w:lastRenderedPageBreak/>
        <w:t xml:space="preserve">7.5. </w:t>
      </w:r>
      <w:r w:rsidR="008F0D00" w:rsidRPr="00DF5E2B">
        <w:t>Update Packets</w:t>
      </w:r>
      <w:bookmarkEnd w:id="350"/>
    </w:p>
    <w:p w:rsidR="008F0D0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CE5831">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CE5831">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351" w:name="_Toc219530527"/>
      <w:r>
        <w:t xml:space="preserve">Figure </w:t>
      </w:r>
      <w:r w:rsidR="00B97DA2">
        <w:fldChar w:fldCharType="begin"/>
      </w:r>
      <w:r>
        <w:instrText xml:space="preserve"> STYLEREF 1 \s </w:instrText>
      </w:r>
      <w:r w:rsidR="00B97DA2">
        <w:fldChar w:fldCharType="separate"/>
      </w:r>
      <w:r w:rsidR="00FB082E">
        <w:rPr>
          <w:noProof/>
        </w:rPr>
        <w:t>7</w:t>
      </w:r>
      <w:r w:rsidR="00B97DA2">
        <w:fldChar w:fldCharType="end"/>
      </w:r>
      <w:r>
        <w:t>.</w:t>
      </w:r>
      <w:r w:rsidR="00B97DA2">
        <w:fldChar w:fldCharType="begin"/>
      </w:r>
      <w:r>
        <w:instrText xml:space="preserve"> SEQ Figure \* ARABIC \s 1 </w:instrText>
      </w:r>
      <w:r w:rsidR="00B97DA2">
        <w:fldChar w:fldCharType="separate"/>
      </w:r>
      <w:r w:rsidR="00FB082E">
        <w:rPr>
          <w:noProof/>
        </w:rPr>
        <w:t>5</w:t>
      </w:r>
      <w:r w:rsidR="00B97DA2">
        <w:fldChar w:fldCharType="end"/>
      </w:r>
      <w:r>
        <w:t>. Update Packets</w:t>
      </w:r>
      <w:bookmarkEnd w:id="351"/>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rsidR="008F0D00" w:rsidRPr="00DF5E2B" w:rsidRDefault="008F0D00" w:rsidP="00CE5831">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CE5831">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CE5831">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CE5831">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417AD4" w:rsidP="009E5E9A">
      <w:pPr>
        <w:pStyle w:val="Heading2"/>
      </w:pPr>
      <w:bookmarkStart w:id="352" w:name="_Toc345761772"/>
      <w:r>
        <w:t xml:space="preserve">7.6. </w:t>
      </w:r>
      <w:r w:rsidR="008F0D00" w:rsidRPr="00DF5E2B">
        <w:t>Disconnection</w:t>
      </w:r>
      <w:bookmarkEnd w:id="352"/>
    </w:p>
    <w:p w:rsidR="008F0D00" w:rsidRPr="00DF5E2B" w:rsidRDefault="008B4ACE" w:rsidP="00CE5831">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rsidR="008F0D00" w:rsidRPr="00DF5E2B" w:rsidRDefault="00A66D11" w:rsidP="00CE5831">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6626860"/>
                    </a:xfrm>
                    <a:prstGeom prst="rect">
                      <a:avLst/>
                    </a:prstGeom>
                    <a:noFill/>
                    <a:ln>
                      <a:noFill/>
                    </a:ln>
                  </pic:spPr>
                </pic:pic>
              </a:graphicData>
            </a:graphic>
          </wp:inline>
        </w:drawing>
      </w:r>
    </w:p>
    <w:p w:rsidR="00060146" w:rsidRPr="00DF5E2B" w:rsidRDefault="009A47C5" w:rsidP="009A47C5">
      <w:pPr>
        <w:pStyle w:val="Caption"/>
        <w:rPr>
          <w:rFonts w:cs="Times New Roman"/>
          <w:szCs w:val="20"/>
          <w:lang w:bidi="en-US"/>
        </w:rPr>
      </w:pPr>
      <w:bookmarkStart w:id="353" w:name="_Toc219530528"/>
      <w:r>
        <w:t xml:space="preserve">Figure </w:t>
      </w:r>
      <w:r w:rsidR="00B97DA2">
        <w:fldChar w:fldCharType="begin"/>
      </w:r>
      <w:r>
        <w:instrText xml:space="preserve"> STYLEREF 1 \s </w:instrText>
      </w:r>
      <w:r w:rsidR="00B97DA2">
        <w:fldChar w:fldCharType="separate"/>
      </w:r>
      <w:r w:rsidR="00FB082E">
        <w:rPr>
          <w:noProof/>
        </w:rPr>
        <w:t>7</w:t>
      </w:r>
      <w:r w:rsidR="00B97DA2">
        <w:fldChar w:fldCharType="end"/>
      </w:r>
      <w:r>
        <w:t>.</w:t>
      </w:r>
      <w:r w:rsidR="00B97DA2">
        <w:fldChar w:fldCharType="begin"/>
      </w:r>
      <w:r>
        <w:instrText xml:space="preserve"> SEQ Figure \* ARABIC \s 1 </w:instrText>
      </w:r>
      <w:r w:rsidR="00B97DA2">
        <w:fldChar w:fldCharType="separate"/>
      </w:r>
      <w:r w:rsidR="00FB082E">
        <w:rPr>
          <w:noProof/>
        </w:rPr>
        <w:t>6</w:t>
      </w:r>
      <w:r w:rsidR="00B97DA2">
        <w:fldChar w:fldCharType="end"/>
      </w:r>
      <w:r>
        <w:t>. Disconnection</w:t>
      </w:r>
      <w:bookmarkEnd w:id="353"/>
    </w:p>
    <w:p w:rsidR="008F0D0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CE5831">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CE5831">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CE5831">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B97DA2" w:rsidP="00CE5831">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CE5831">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lastRenderedPageBreak/>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CE5831">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CE5831">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CE5831">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CE5831">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CE5831">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CE5831">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CE5831">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CE5831">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B97DA2" w:rsidP="00CE5831">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417AD4" w:rsidP="009E5E9A">
      <w:pPr>
        <w:pStyle w:val="Heading2"/>
      </w:pPr>
      <w:bookmarkStart w:id="354" w:name="_Toc345761773"/>
      <w:r>
        <w:t xml:space="preserve">7.7. </w:t>
      </w:r>
      <w:r w:rsidR="008F0D00" w:rsidRPr="00DF5E2B">
        <w:t>Distributing Access Point Public Keys</w:t>
      </w:r>
      <w:bookmarkEnd w:id="354"/>
    </w:p>
    <w:p w:rsidR="008F0D0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CE5831">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CE5831">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355" w:name="_Toc219530529"/>
      <w:r>
        <w:t xml:space="preserve">Figure </w:t>
      </w:r>
      <w:r w:rsidR="00B97DA2">
        <w:fldChar w:fldCharType="begin"/>
      </w:r>
      <w:r>
        <w:instrText xml:space="preserve"> STYLEREF 1 \s </w:instrText>
      </w:r>
      <w:r w:rsidR="00B97DA2">
        <w:fldChar w:fldCharType="separate"/>
      </w:r>
      <w:r w:rsidR="00FB082E">
        <w:rPr>
          <w:noProof/>
        </w:rPr>
        <w:t>7</w:t>
      </w:r>
      <w:r w:rsidR="00B97DA2">
        <w:fldChar w:fldCharType="end"/>
      </w:r>
      <w:r>
        <w:t>.</w:t>
      </w:r>
      <w:r w:rsidR="00B97DA2">
        <w:fldChar w:fldCharType="begin"/>
      </w:r>
      <w:r>
        <w:instrText xml:space="preserve"> SEQ Figure \* ARABIC \s 1 </w:instrText>
      </w:r>
      <w:r w:rsidR="00B97DA2">
        <w:fldChar w:fldCharType="separate"/>
      </w:r>
      <w:r w:rsidR="00FB082E">
        <w:rPr>
          <w:noProof/>
        </w:rPr>
        <w:t>7</w:t>
      </w:r>
      <w:r w:rsidR="00B97DA2">
        <w:fldChar w:fldCharType="end"/>
      </w:r>
      <w:r>
        <w:t>. Distributing Access Point Public Keys</w:t>
      </w:r>
      <w:bookmarkEnd w:id="355"/>
    </w:p>
    <w:p w:rsidR="008F0D00" w:rsidRPr="00DF5E2B" w:rsidRDefault="008F0D00" w:rsidP="00CE5831">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CE5831">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CE5831">
      <w:pPr>
        <w:pStyle w:val="ListParagraph"/>
        <w:numPr>
          <w:ilvl w:val="0"/>
          <w:numId w:val="35"/>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CE5831">
      <w:pPr>
        <w:pStyle w:val="ListParagraph"/>
        <w:numPr>
          <w:ilvl w:val="0"/>
          <w:numId w:val="35"/>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CE5831">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CE5831">
      <w:pPr>
        <w:pStyle w:val="ListParagraph"/>
        <w:numPr>
          <w:ilvl w:val="0"/>
          <w:numId w:val="36"/>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B97DA2" w:rsidP="00CE5831">
      <w:pPr>
        <w:pStyle w:val="ListParagraph"/>
        <w:numPr>
          <w:ilvl w:val="0"/>
          <w:numId w:val="36"/>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CE5831">
      <w:pPr>
        <w:pStyle w:val="ListParagraph"/>
        <w:numPr>
          <w:ilvl w:val="0"/>
          <w:numId w:val="3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CE5831">
      <w:pPr>
        <w:pStyle w:val="ListParagraph"/>
        <w:numPr>
          <w:ilvl w:val="0"/>
          <w:numId w:val="36"/>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CE5831">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CE5831">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F01D21" w:rsidP="009E5E9A">
      <w:pPr>
        <w:pStyle w:val="Heading2"/>
      </w:pPr>
      <w:bookmarkStart w:id="356" w:name="_Toc345761774"/>
      <w:r>
        <w:t xml:space="preserve">7.8. </w:t>
      </w:r>
      <w:r w:rsidR="008F0D00" w:rsidRPr="00DF5E2B">
        <w:t xml:space="preserve">Seamless </w:t>
      </w:r>
      <w:r w:rsidR="00FB1F6F" w:rsidRPr="00DF5E2B">
        <w:t xml:space="preserve">Mobility and </w:t>
      </w:r>
      <w:r w:rsidR="008F0D00" w:rsidRPr="00DF5E2B">
        <w:t>Roaming (Payment Related)</w:t>
      </w:r>
      <w:bookmarkEnd w:id="356"/>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CE5831">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6D11" w:rsidP="00CE5831">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458089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357" w:name="_Toc219530530"/>
      <w:r>
        <w:t xml:space="preserve">Figure </w:t>
      </w:r>
      <w:r w:rsidR="00B97DA2">
        <w:fldChar w:fldCharType="begin"/>
      </w:r>
      <w:r>
        <w:instrText xml:space="preserve"> STYLEREF 1 \s </w:instrText>
      </w:r>
      <w:r w:rsidR="00B97DA2">
        <w:fldChar w:fldCharType="separate"/>
      </w:r>
      <w:r w:rsidR="00FB082E">
        <w:rPr>
          <w:noProof/>
        </w:rPr>
        <w:t>7</w:t>
      </w:r>
      <w:r w:rsidR="00B97DA2">
        <w:fldChar w:fldCharType="end"/>
      </w:r>
      <w:r>
        <w:t>.</w:t>
      </w:r>
      <w:r w:rsidR="00B97DA2">
        <w:fldChar w:fldCharType="begin"/>
      </w:r>
      <w:r>
        <w:instrText xml:space="preserve"> SEQ Figure \* ARABIC \s 1 </w:instrText>
      </w:r>
      <w:r w:rsidR="00B97DA2">
        <w:fldChar w:fldCharType="separate"/>
      </w:r>
      <w:r w:rsidR="00FB082E">
        <w:rPr>
          <w:noProof/>
        </w:rPr>
        <w:t>8</w:t>
      </w:r>
      <w:r w:rsidR="00B97DA2">
        <w:fldChar w:fldCharType="end"/>
      </w:r>
      <w:r>
        <w:t>. Seamless Mobility (if X == Y) or Roaming (if X != Y)</w:t>
      </w:r>
      <w:bookmarkEnd w:id="357"/>
    </w:p>
    <w:p w:rsidR="008F0D00" w:rsidRPr="00DF5E2B" w:rsidRDefault="00794AA1" w:rsidP="00CE5831">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rsidR="008F0D00" w:rsidRPr="00DF5E2B" w:rsidRDefault="008F0D00" w:rsidP="00CE5831">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CE5831">
      <w:pPr>
        <w:pStyle w:val="ListParagraph"/>
        <w:numPr>
          <w:ilvl w:val="0"/>
          <w:numId w:val="37"/>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B97DA2" w:rsidP="00CE5831">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CE5831">
      <w:pPr>
        <w:pStyle w:val="ListParagraph"/>
        <w:numPr>
          <w:ilvl w:val="0"/>
          <w:numId w:val="37"/>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B97DA2" w:rsidP="00CE5831">
      <w:pPr>
        <w:pStyle w:val="ListParagraph"/>
        <w:numPr>
          <w:ilvl w:val="0"/>
          <w:numId w:val="3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CE5831">
      <w:pPr>
        <w:pStyle w:val="ListParagraph"/>
        <w:numPr>
          <w:ilvl w:val="0"/>
          <w:numId w:val="37"/>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CE5831">
      <w:pPr>
        <w:pStyle w:val="ListParagraph"/>
        <w:numPr>
          <w:ilvl w:val="0"/>
          <w:numId w:val="12"/>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CE5831">
      <w:pPr>
        <w:pStyle w:val="ListParagraph"/>
        <w:numPr>
          <w:ilvl w:val="0"/>
          <w:numId w:val="3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CE5831">
      <w:pPr>
        <w:pStyle w:val="ListParagraph"/>
        <w:numPr>
          <w:ilvl w:val="0"/>
          <w:numId w:val="38"/>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CE5831">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m:t>
        </m:r>
        <m:r>
          <w:rPr>
            <w:rFonts w:ascii="Cambria Math" w:hAnsi="Cambria Math" w:cs="Helvetica"/>
            <w:sz w:val="24"/>
            <w:szCs w:val="24"/>
          </w:rPr>
          <m:t>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B97DA2" w:rsidP="00CE5831">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B97DA2" w:rsidP="00CE5831">
      <w:pPr>
        <w:pStyle w:val="ListParagraph"/>
        <w:numPr>
          <w:ilvl w:val="0"/>
          <w:numId w:val="3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B97DA2" w:rsidP="00CE5831">
      <w:pPr>
        <w:pStyle w:val="ListParagraph"/>
        <w:numPr>
          <w:ilvl w:val="0"/>
          <w:numId w:val="3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CE5831">
      <w:pPr>
        <w:pStyle w:val="ListParagraph"/>
        <w:numPr>
          <w:ilvl w:val="0"/>
          <w:numId w:val="39"/>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CE5831">
      <w:pPr>
        <w:pStyle w:val="ListParagraph"/>
        <w:numPr>
          <w:ilvl w:val="0"/>
          <w:numId w:val="39"/>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544ABD" w:rsidP="00CB0A51">
      <w:pPr>
        <w:pStyle w:val="Heading1"/>
        <w:spacing w:before="240"/>
      </w:pPr>
      <w:bookmarkStart w:id="358" w:name="_Toc345761775"/>
      <w:r w:rsidRPr="00DF5E2B">
        <w:lastRenderedPageBreak/>
        <w:t>Payment to the operators (settlement)</w:t>
      </w:r>
      <w:bookmarkEnd w:id="358"/>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bookmarkStart w:id="359" w:name="_Toc345761776"/>
      <w:r>
        <w:lastRenderedPageBreak/>
        <w:t>Simulation environment</w:t>
      </w:r>
      <w:bookmarkEnd w:id="359"/>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rsidR="00CE3048" w:rsidRPr="00CE3048" w:rsidRDefault="00C94E19" w:rsidP="00C94E19">
      <w:pPr>
        <w:pStyle w:val="Caption"/>
        <w:ind w:firstLine="0"/>
      </w:pPr>
      <w:bookmarkStart w:id="360" w:name="_Toc345760778"/>
      <w:r>
        <w:t xml:space="preserve">Table </w:t>
      </w:r>
      <w:r w:rsidR="00B97DA2">
        <w:fldChar w:fldCharType="begin"/>
      </w:r>
      <w:r>
        <w:instrText xml:space="preserve"> STYLEREF 1 \s </w:instrText>
      </w:r>
      <w:r w:rsidR="00B97DA2">
        <w:fldChar w:fldCharType="separate"/>
      </w:r>
      <w:r w:rsidR="00FB082E">
        <w:rPr>
          <w:noProof/>
        </w:rPr>
        <w:t>9</w:t>
      </w:r>
      <w:r w:rsidR="00B97DA2">
        <w:fldChar w:fldCharType="end"/>
      </w:r>
      <w:r>
        <w:t>.</w:t>
      </w:r>
      <w:r w:rsidR="00B97DA2">
        <w:fldChar w:fldCharType="begin"/>
      </w:r>
      <w:r>
        <w:instrText xml:space="preserve"> SEQ Table \* ARABIC \s 1 </w:instrText>
      </w:r>
      <w:r w:rsidR="00B97DA2">
        <w:fldChar w:fldCharType="separate"/>
      </w:r>
      <w:r w:rsidR="00FB082E">
        <w:rPr>
          <w:noProof/>
        </w:rPr>
        <w:t>1</w:t>
      </w:r>
      <w:r w:rsidR="00B97DA2">
        <w:fldChar w:fldCharType="end"/>
      </w:r>
      <w:r>
        <w:t xml:space="preserve">: </w:t>
      </w:r>
      <w:r w:rsidR="003B4FBF">
        <w:t>AP Specifications</w:t>
      </w:r>
      <w:bookmarkEnd w:id="360"/>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8D1C4A" w:rsidP="009E5E9A">
      <w:pPr>
        <w:pStyle w:val="Heading2"/>
        <w:ind w:left="1080"/>
        <w:rPr>
          <w:shd w:val="clear" w:color="auto" w:fill="FFFFFF"/>
        </w:rPr>
      </w:pPr>
      <w:bookmarkStart w:id="361" w:name="_Toc345761777"/>
      <w:r w:rsidRPr="00D82C4C">
        <w:rPr>
          <w:shd w:val="clear" w:color="auto" w:fill="FFFFFF"/>
        </w:rPr>
        <w:t>Public Key Operations and Their Timings</w:t>
      </w:r>
      <w:bookmarkEnd w:id="361"/>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rsidR="00CE3048" w:rsidRPr="00CE3048" w:rsidRDefault="00C94E19" w:rsidP="00C94E19">
      <w:pPr>
        <w:pStyle w:val="Caption"/>
      </w:pPr>
      <w:bookmarkStart w:id="362" w:name="_Toc345760779"/>
      <w:r>
        <w:lastRenderedPageBreak/>
        <w:t xml:space="preserve">Table </w:t>
      </w:r>
      <w:r w:rsidR="00B97DA2">
        <w:fldChar w:fldCharType="begin"/>
      </w:r>
      <w:r>
        <w:instrText xml:space="preserve"> STYLEREF 1 \s </w:instrText>
      </w:r>
      <w:r w:rsidR="00B97DA2">
        <w:fldChar w:fldCharType="separate"/>
      </w:r>
      <w:r w:rsidR="00FB082E">
        <w:rPr>
          <w:noProof/>
        </w:rPr>
        <w:t>9</w:t>
      </w:r>
      <w:r w:rsidR="00B97DA2">
        <w:fldChar w:fldCharType="end"/>
      </w:r>
      <w:r>
        <w:t>.</w:t>
      </w:r>
      <w:r w:rsidR="00B97DA2">
        <w:fldChar w:fldCharType="begin"/>
      </w:r>
      <w:r>
        <w:instrText xml:space="preserve"> SEQ Table \* ARABIC \s 1 </w:instrText>
      </w:r>
      <w:r w:rsidR="00B97DA2">
        <w:fldChar w:fldCharType="separate"/>
      </w:r>
      <w:r w:rsidR="00FB082E">
        <w:rPr>
          <w:noProof/>
        </w:rPr>
        <w:t>2</w:t>
      </w:r>
      <w:r w:rsidR="00B97DA2">
        <w:fldChar w:fldCharType="end"/>
      </w:r>
      <w:r>
        <w:t xml:space="preserve">: </w:t>
      </w:r>
      <w:r w:rsidR="00D45D38">
        <w:t>Platform Specifications</w:t>
      </w:r>
      <w:bookmarkEnd w:id="362"/>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363" w:name="_Toc345760780"/>
      <w:r>
        <w:t xml:space="preserve">Table </w:t>
      </w:r>
      <w:r w:rsidR="00B97DA2">
        <w:fldChar w:fldCharType="begin"/>
      </w:r>
      <w:r>
        <w:instrText xml:space="preserve"> STYLEREF 1 \s </w:instrText>
      </w:r>
      <w:r w:rsidR="00B97DA2">
        <w:fldChar w:fldCharType="separate"/>
      </w:r>
      <w:r w:rsidR="00FB082E">
        <w:rPr>
          <w:noProof/>
        </w:rPr>
        <w:t>9</w:t>
      </w:r>
      <w:r w:rsidR="00B97DA2">
        <w:fldChar w:fldCharType="end"/>
      </w:r>
      <w:r>
        <w:t>.</w:t>
      </w:r>
      <w:r w:rsidR="00B97DA2">
        <w:fldChar w:fldCharType="begin"/>
      </w:r>
      <w:r>
        <w:instrText xml:space="preserve"> SEQ Table \* ARABIC \s 1 </w:instrText>
      </w:r>
      <w:r w:rsidR="00B97DA2">
        <w:fldChar w:fldCharType="separate"/>
      </w:r>
      <w:r w:rsidR="00FB082E">
        <w:rPr>
          <w:noProof/>
        </w:rPr>
        <w:t>3</w:t>
      </w:r>
      <w:r w:rsidR="00B97DA2">
        <w:fldChar w:fldCharType="end"/>
      </w:r>
      <w:r>
        <w:t xml:space="preserve">: RSA-2048 </w:t>
      </w:r>
      <w:r w:rsidR="00D45D38">
        <w:t>Timings</w:t>
      </w:r>
      <w:bookmarkEnd w:id="363"/>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364" w:name="_Toc345761778"/>
      <w:r w:rsidRPr="00DF5E2B">
        <w:lastRenderedPageBreak/>
        <w:t>Unit test results</w:t>
      </w:r>
      <w:bookmarkEnd w:id="364"/>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F070F2" w:rsidP="00F070F2">
      <w:pPr>
        <w:pStyle w:val="Heading2"/>
      </w:pPr>
      <w:bookmarkStart w:id="365" w:name="_Toc345761779"/>
      <w:r>
        <w:t xml:space="preserve">10.1. </w:t>
      </w:r>
      <w:r w:rsidR="008F0D00" w:rsidRPr="00DF5E2B">
        <w:t xml:space="preserve">Unit Test Result for </w:t>
      </w:r>
      <w:r w:rsidR="008F0D00" w:rsidRPr="00630B2F">
        <w:t>End</w:t>
      </w:r>
      <w:r w:rsidR="008F0D00" w:rsidRPr="00DF5E2B">
        <w:t>-to-End Two-Way Protocols</w:t>
      </w:r>
      <w:bookmarkEnd w:id="365"/>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4"/>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366" w:name="_Toc219530531"/>
      <w:r w:rsidRPr="00DF5E2B">
        <w:lastRenderedPageBreak/>
        <w:t xml:space="preserve">Figure </w:t>
      </w:r>
      <w:r w:rsidR="00B97DA2">
        <w:fldChar w:fldCharType="begin"/>
      </w:r>
      <w:r w:rsidR="009A47C5">
        <w:instrText xml:space="preserve"> STYLEREF 1 \s </w:instrText>
      </w:r>
      <w:r w:rsidR="00B97DA2">
        <w:fldChar w:fldCharType="separate"/>
      </w:r>
      <w:r w:rsidR="00FB082E">
        <w:rPr>
          <w:noProof/>
        </w:rPr>
        <w:t>10</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1</w:t>
      </w:r>
      <w:r w:rsidR="00B97DA2">
        <w:fldChar w:fldCharType="end"/>
      </w:r>
      <w:r w:rsidRPr="00DF5E2B">
        <w:t>. End-to-End Two-Way Protocols Unit Test Result</w:t>
      </w:r>
      <w:bookmarkEnd w:id="366"/>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F070F2" w:rsidP="00F070F2">
      <w:pPr>
        <w:pStyle w:val="Heading2"/>
      </w:pPr>
      <w:bookmarkStart w:id="367" w:name="_Toc345761780"/>
      <w:r>
        <w:t xml:space="preserve">10.2. </w:t>
      </w:r>
      <w:r w:rsidR="008F0D00" w:rsidRPr="00DF5E2B">
        <w:t xml:space="preserve">Unit </w:t>
      </w:r>
      <w:r w:rsidR="008F0D00" w:rsidRPr="00F0236E">
        <w:t>Test</w:t>
      </w:r>
      <w:r w:rsidR="008F0D00" w:rsidRPr="00DF5E2B">
        <w:t xml:space="preserve"> Result for Access Point Authentication</w:t>
      </w:r>
      <w:bookmarkEnd w:id="367"/>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5"/>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368" w:name="_Toc219530532"/>
      <w:r w:rsidRPr="00DF5E2B">
        <w:t xml:space="preserve">Figure </w:t>
      </w:r>
      <w:r w:rsidR="00B97DA2">
        <w:fldChar w:fldCharType="begin"/>
      </w:r>
      <w:r w:rsidR="009A47C5">
        <w:instrText xml:space="preserve"> STYLEREF 1 \s </w:instrText>
      </w:r>
      <w:r w:rsidR="00B97DA2">
        <w:fldChar w:fldCharType="separate"/>
      </w:r>
      <w:r w:rsidR="00FB082E">
        <w:rPr>
          <w:noProof/>
        </w:rPr>
        <w:t>10</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2</w:t>
      </w:r>
      <w:r w:rsidR="00B97DA2">
        <w:fldChar w:fldCharType="end"/>
      </w:r>
      <w:r w:rsidRPr="00DF5E2B">
        <w:t>. Access Point Authentication Protocol Unit Test Result</w:t>
      </w:r>
      <w:bookmarkEnd w:id="368"/>
    </w:p>
    <w:p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F070F2" w:rsidP="00F070F2">
      <w:pPr>
        <w:pStyle w:val="Heading2"/>
      </w:pPr>
      <w:bookmarkStart w:id="369" w:name="_Toc345761781"/>
      <w:r>
        <w:t xml:space="preserve">10.3. </w:t>
      </w:r>
      <w:r w:rsidR="008F0D00" w:rsidRPr="00DF5E2B">
        <w:t>Unit Test Result for Seamless Mobility and Roaming</w:t>
      </w:r>
      <w:bookmarkEnd w:id="369"/>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6"/>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370" w:name="_Toc219530533"/>
      <w:r w:rsidRPr="00DF5E2B">
        <w:t xml:space="preserve">Figure </w:t>
      </w:r>
      <w:r w:rsidR="00B97DA2">
        <w:fldChar w:fldCharType="begin"/>
      </w:r>
      <w:r w:rsidR="009A47C5">
        <w:instrText xml:space="preserve"> STYLEREF 1 \s </w:instrText>
      </w:r>
      <w:r w:rsidR="00B97DA2">
        <w:fldChar w:fldCharType="separate"/>
      </w:r>
      <w:r w:rsidR="00FB082E">
        <w:rPr>
          <w:noProof/>
        </w:rPr>
        <w:t>10</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3</w:t>
      </w:r>
      <w:r w:rsidR="00B97DA2">
        <w:fldChar w:fldCharType="end"/>
      </w:r>
      <w:r w:rsidRPr="00DF5E2B">
        <w:t>. Seamless Mobility and Roaming Protocols Unit Test Result</w:t>
      </w:r>
      <w:bookmarkEnd w:id="370"/>
    </w:p>
    <w:p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F070F2" w:rsidP="009E5E9A">
      <w:pPr>
        <w:pStyle w:val="Heading2"/>
      </w:pPr>
      <w:bookmarkStart w:id="371" w:name="_Toc345761782"/>
      <w:r>
        <w:t xml:space="preserve">10.4. </w:t>
      </w:r>
      <w:r w:rsidR="008F0D00" w:rsidRPr="00DF5E2B">
        <w:t>Unit Test Result for Packet Transfer</w:t>
      </w:r>
      <w:bookmarkEnd w:id="371"/>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7"/>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372" w:name="_Toc219530534"/>
      <w:r w:rsidRPr="00DF5E2B">
        <w:t xml:space="preserve">Figure </w:t>
      </w:r>
      <w:r w:rsidR="00B97DA2">
        <w:fldChar w:fldCharType="begin"/>
      </w:r>
      <w:r w:rsidR="009A47C5">
        <w:instrText xml:space="preserve"> STYLEREF 1 \s </w:instrText>
      </w:r>
      <w:r w:rsidR="00B97DA2">
        <w:fldChar w:fldCharType="separate"/>
      </w:r>
      <w:r w:rsidR="00FB082E">
        <w:rPr>
          <w:noProof/>
        </w:rPr>
        <w:t>10</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4</w:t>
      </w:r>
      <w:r w:rsidR="00B97DA2">
        <w:fldChar w:fldCharType="end"/>
      </w:r>
      <w:r w:rsidRPr="00DF5E2B">
        <w:t>. Packet Transfer Protocol Unit Test Result</w:t>
      </w:r>
      <w:bookmarkEnd w:id="372"/>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rsidR="008F0D00" w:rsidRPr="00DF5E2B" w:rsidRDefault="00F070F2" w:rsidP="009E5E9A">
      <w:pPr>
        <w:pStyle w:val="Heading2"/>
      </w:pPr>
      <w:bookmarkStart w:id="373" w:name="_Toc345761783"/>
      <w:r>
        <w:lastRenderedPageBreak/>
        <w:t xml:space="preserve">10.5. </w:t>
      </w:r>
      <w:r w:rsidR="008F0D00" w:rsidRPr="00DF5E2B">
        <w:t>Unit Test Result for Update Packets</w:t>
      </w:r>
      <w:bookmarkEnd w:id="373"/>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8"/>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374" w:name="_Toc219530535"/>
      <w:r w:rsidRPr="00DF5E2B">
        <w:t xml:space="preserve">Figure </w:t>
      </w:r>
      <w:r w:rsidR="00B97DA2">
        <w:fldChar w:fldCharType="begin"/>
      </w:r>
      <w:r w:rsidR="009A47C5">
        <w:instrText xml:space="preserve"> STYLEREF 1 \s </w:instrText>
      </w:r>
      <w:r w:rsidR="00B97DA2">
        <w:fldChar w:fldCharType="separate"/>
      </w:r>
      <w:r w:rsidR="00FB082E">
        <w:rPr>
          <w:noProof/>
        </w:rPr>
        <w:t>10</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5</w:t>
      </w:r>
      <w:r w:rsidR="00B97DA2">
        <w:fldChar w:fldCharType="end"/>
      </w:r>
      <w:r w:rsidRPr="00DF5E2B">
        <w:t>. Update Packets Protocol Unit Test Result</w:t>
      </w:r>
      <w:bookmarkEnd w:id="374"/>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23473D" w:rsidP="008E7B0D">
      <w:pPr>
        <w:pStyle w:val="Heading1"/>
        <w:spacing w:before="240"/>
        <w:rPr>
          <w:rFonts w:cstheme="minorBidi"/>
          <w:sz w:val="22"/>
          <w:szCs w:val="22"/>
        </w:rPr>
      </w:pPr>
      <w:bookmarkStart w:id="375" w:name="_Toc345761784"/>
      <w:r w:rsidRPr="00DF5E2B">
        <w:lastRenderedPageBreak/>
        <w:t>User Modeling And Mobility</w:t>
      </w:r>
      <w:bookmarkEnd w:id="37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F070F2" w:rsidP="00F070F2">
      <w:pPr>
        <w:pStyle w:val="Heading2"/>
        <w:ind w:left="720"/>
      </w:pPr>
      <w:bookmarkStart w:id="376" w:name="_Toc345761785"/>
      <w:r>
        <w:t xml:space="preserve">11.1. </w:t>
      </w:r>
      <w:r w:rsidR="0023473D" w:rsidRPr="00DF5E2B">
        <w:t>User Actions</w:t>
      </w:r>
      <w:bookmarkEnd w:id="376"/>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9"/>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377" w:name="_Toc219530536"/>
      <w:r w:rsidRPr="00DF5E2B">
        <w:t xml:space="preserve">Figure </w:t>
      </w:r>
      <w:r w:rsidR="00B97DA2">
        <w:fldChar w:fldCharType="begin"/>
      </w:r>
      <w:r w:rsidR="009A47C5">
        <w:instrText xml:space="preserve"> STYLEREF 1 \s </w:instrText>
      </w:r>
      <w:r w:rsidR="00B97DA2">
        <w:fldChar w:fldCharType="separate"/>
      </w:r>
      <w:r w:rsidR="00FB082E">
        <w:rPr>
          <w:noProof/>
        </w:rPr>
        <w:t>11</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1</w:t>
      </w:r>
      <w:r w:rsidR="00B97DA2">
        <w:fldChar w:fldCharType="end"/>
      </w:r>
      <w:r w:rsidRPr="00DF5E2B">
        <w:t>. State Diagram of Clients</w:t>
      </w:r>
      <w:bookmarkEnd w:id="377"/>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B97DA2"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B97DA2"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F070F2" w:rsidP="00F070F2">
      <w:pPr>
        <w:pStyle w:val="Heading2"/>
        <w:ind w:left="720"/>
      </w:pPr>
      <w:bookmarkStart w:id="378" w:name="_Toc345761786"/>
      <w:r>
        <w:t xml:space="preserve">11.2. </w:t>
      </w:r>
      <w:r w:rsidR="0023473D" w:rsidRPr="00DF5E2B">
        <w:t>Client Types</w:t>
      </w:r>
      <w:bookmarkEnd w:id="378"/>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CE5831">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CE5831">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F070F2" w:rsidP="00F070F2">
      <w:pPr>
        <w:pStyle w:val="Heading2"/>
        <w:ind w:left="720"/>
      </w:pPr>
      <w:bookmarkStart w:id="379" w:name="_Toc345761787"/>
      <w:r>
        <w:lastRenderedPageBreak/>
        <w:t xml:space="preserve">11.3. </w:t>
      </w:r>
      <w:r w:rsidR="0023473D" w:rsidRPr="00DF5E2B">
        <w:t>User Mobility and Timing</w:t>
      </w:r>
      <w:bookmarkEnd w:id="379"/>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0"/>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380" w:name="_Toc219530537"/>
      <w:r w:rsidRPr="00DF5E2B">
        <w:t xml:space="preserve">Figure </w:t>
      </w:r>
      <w:r w:rsidR="00B97DA2">
        <w:fldChar w:fldCharType="begin"/>
      </w:r>
      <w:r w:rsidR="009A47C5">
        <w:instrText xml:space="preserve"> STYLEREF 1 \s </w:instrText>
      </w:r>
      <w:r w:rsidR="00B97DA2">
        <w:fldChar w:fldCharType="separate"/>
      </w:r>
      <w:r w:rsidR="00FB082E">
        <w:rPr>
          <w:noProof/>
        </w:rPr>
        <w:t>11</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2</w:t>
      </w:r>
      <w:r w:rsidR="00B97DA2">
        <w:fldChar w:fldCharType="end"/>
      </w:r>
      <w:r w:rsidRPr="00DF5E2B">
        <w:t>. User Movement from A to B</w:t>
      </w:r>
      <w:bookmarkEnd w:id="38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23473D" w:rsidP="00CB0A51">
      <w:pPr>
        <w:pStyle w:val="Heading1"/>
        <w:spacing w:before="240"/>
      </w:pPr>
      <w:bookmarkStart w:id="381" w:name="_Toc345761788"/>
      <w:r w:rsidRPr="00DF5E2B">
        <w:lastRenderedPageBreak/>
        <w:t>Results for Real-Life Scenario Simulation</w:t>
      </w:r>
      <w:bookmarkEnd w:id="381"/>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F070F2" w:rsidP="009E5E9A">
      <w:pPr>
        <w:pStyle w:val="Heading2"/>
      </w:pPr>
      <w:bookmarkStart w:id="382" w:name="_Toc345761789"/>
      <w:r>
        <w:t xml:space="preserve">12.1. </w:t>
      </w:r>
      <w:r w:rsidR="0023473D" w:rsidRPr="00DF5E2B">
        <w:t>Overview</w:t>
      </w:r>
      <w:bookmarkEnd w:id="382"/>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383" w:name="_Toc345760781"/>
      <w:r w:rsidRPr="00DF5E2B">
        <w:t xml:space="preserve">Table </w:t>
      </w:r>
      <w:r w:rsidR="00B97DA2">
        <w:fldChar w:fldCharType="begin"/>
      </w:r>
      <w:r w:rsidR="00C94E19">
        <w:instrText xml:space="preserve"> STYLEREF 1 \s </w:instrText>
      </w:r>
      <w:r w:rsidR="00B97DA2">
        <w:fldChar w:fldCharType="separate"/>
      </w:r>
      <w:r w:rsidR="00FB082E">
        <w:rPr>
          <w:noProof/>
        </w:rPr>
        <w:t>12</w:t>
      </w:r>
      <w:r w:rsidR="00B97DA2">
        <w:fldChar w:fldCharType="end"/>
      </w:r>
      <w:r w:rsidR="00C94E19">
        <w:t>.</w:t>
      </w:r>
      <w:r w:rsidR="00B97DA2">
        <w:fldChar w:fldCharType="begin"/>
      </w:r>
      <w:r w:rsidR="00C94E19">
        <w:instrText xml:space="preserve"> SEQ Table \* ARABIC \s 1 </w:instrText>
      </w:r>
      <w:r w:rsidR="00B97DA2">
        <w:fldChar w:fldCharType="separate"/>
      </w:r>
      <w:r w:rsidR="00FB082E">
        <w:rPr>
          <w:noProof/>
        </w:rPr>
        <w:t>1</w:t>
      </w:r>
      <w:r w:rsidR="00B97DA2">
        <w:fldChar w:fldCharType="end"/>
      </w:r>
      <w:r w:rsidR="00BC53FF">
        <w:t>:</w:t>
      </w:r>
      <w:r w:rsidRPr="00DF5E2B">
        <w:t xml:space="preserve"> Simulation Results for Client Types</w:t>
      </w:r>
      <w:bookmarkEnd w:id="383"/>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657850" cy="2972115"/>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1"/>
                    <a:srcRect r="1165" b="-2981"/>
                    <a:stretch>
                      <a:fillRect/>
                    </a:stretch>
                  </pic:blipFill>
                  <pic:spPr bwMode="auto">
                    <a:xfrm>
                      <a:off x="0" y="0"/>
                      <a:ext cx="5657850" cy="2972115"/>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384" w:name="_Toc219530538"/>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1</w:t>
      </w:r>
      <w:r w:rsidR="00B97DA2">
        <w:fldChar w:fldCharType="end"/>
      </w:r>
      <w:r w:rsidRPr="00DF5E2B">
        <w:t>. Total Amount of Service Usage Times for Client Types vs. Total Delays</w:t>
      </w:r>
      <w:bookmarkEnd w:id="384"/>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385" w:name="_Toc219530539"/>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2</w:t>
      </w:r>
      <w:r w:rsidR="00B97DA2">
        <w:fldChar w:fldCharType="end"/>
      </w:r>
      <w:r w:rsidRPr="00DF5E2B">
        <w:t>. Average Service Usage Times for Client Types vs. Average Delays</w:t>
      </w:r>
      <w:bookmarkEnd w:id="385"/>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9E5E9A">
      <w:pPr>
        <w:pStyle w:val="Heading2"/>
      </w:pPr>
      <w:r w:rsidRPr="00DF5E2B">
        <w:lastRenderedPageBreak/>
        <w:t xml:space="preserve"> </w:t>
      </w:r>
      <w:bookmarkStart w:id="386" w:name="_Toc345761790"/>
      <w:r w:rsidR="00F070F2">
        <w:t xml:space="preserve">12.2. </w:t>
      </w:r>
      <w:r w:rsidRPr="00DF5E2B">
        <w:t>Real-Life Scenario Simulation Result for Initial Authorization</w:t>
      </w:r>
      <w:bookmarkEnd w:id="386"/>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387" w:name="_Toc219530540"/>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3</w:t>
      </w:r>
      <w:r w:rsidR="00B97DA2">
        <w:fldChar w:fldCharType="end"/>
      </w:r>
      <w:r w:rsidRPr="00DF5E2B">
        <w:t>. Real-life Simulation Result for Initial Authorization Protocol</w:t>
      </w:r>
      <w:bookmarkEnd w:id="38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620774" w:rsidP="009E5E9A">
      <w:pPr>
        <w:pStyle w:val="Heading2"/>
      </w:pPr>
      <w:bookmarkStart w:id="388" w:name="_Toc345761791"/>
      <w:r>
        <w:lastRenderedPageBreak/>
        <w:t xml:space="preserve">12.3. </w:t>
      </w:r>
      <w:r w:rsidR="0023473D" w:rsidRPr="00DF5E2B">
        <w:t>Real-Life Scenario Simulation Result for Reuse of a Connection Card Protocol</w:t>
      </w:r>
      <w:bookmarkEnd w:id="388"/>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389" w:name="_Toc219530541"/>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4</w:t>
      </w:r>
      <w:r w:rsidR="00B97DA2">
        <w:fldChar w:fldCharType="end"/>
      </w:r>
      <w:r w:rsidRPr="00DF5E2B">
        <w:t>. Real-Life Simulation Result for Reuse of a Connection Card Protocol</w:t>
      </w:r>
      <w:bookmarkEnd w:id="38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9E5E9A">
      <w:pPr>
        <w:pStyle w:val="Heading2"/>
      </w:pPr>
      <w:r w:rsidRPr="00DF5E2B">
        <w:lastRenderedPageBreak/>
        <w:t xml:space="preserve"> </w:t>
      </w:r>
      <w:bookmarkStart w:id="390" w:name="_Toc345761792"/>
      <w:r w:rsidR="00620774">
        <w:t xml:space="preserve">12.4. </w:t>
      </w:r>
      <w:r w:rsidRPr="00DF5E2B">
        <w:t>Real-Life Scenario Simulation Result for Changing Alias</w:t>
      </w:r>
      <w:bookmarkEnd w:id="390"/>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391" w:name="_Toc219530542"/>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5</w:t>
      </w:r>
      <w:r w:rsidR="00B97DA2">
        <w:fldChar w:fldCharType="end"/>
      </w:r>
      <w:r w:rsidRPr="00DF5E2B">
        <w:t>. Real-Life Simulation Result for Changing Alias Protocol</w:t>
      </w:r>
      <w:bookmarkEnd w:id="391"/>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620774" w:rsidP="009E5E9A">
      <w:pPr>
        <w:pStyle w:val="Heading2"/>
      </w:pPr>
      <w:bookmarkStart w:id="392" w:name="_Toc345761793"/>
      <w:r>
        <w:lastRenderedPageBreak/>
        <w:t xml:space="preserve">12.5. </w:t>
      </w:r>
      <w:r w:rsidR="0023473D" w:rsidRPr="00DF5E2B">
        <w:t>Real-Life Scenario Simulation Result for Disconnection</w:t>
      </w:r>
      <w:bookmarkEnd w:id="392"/>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393" w:name="_Toc219530543"/>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6</w:t>
      </w:r>
      <w:r w:rsidR="00B97DA2">
        <w:fldChar w:fldCharType="end"/>
      </w:r>
      <w:r w:rsidRPr="00DF5E2B">
        <w:t>. Real-Life Simulation Result for Disconnection Protocol</w:t>
      </w:r>
      <w:bookmarkEnd w:id="3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9E5E9A">
      <w:pPr>
        <w:pStyle w:val="Heading2"/>
      </w:pPr>
      <w:r w:rsidRPr="00DF5E2B">
        <w:t xml:space="preserve"> </w:t>
      </w:r>
      <w:bookmarkStart w:id="394" w:name="_Toc345761794"/>
      <w:r w:rsidR="00620774">
        <w:t xml:space="preserve">12.6. </w:t>
      </w:r>
      <w:r w:rsidRPr="00DF5E2B">
        <w:t>Real-Life Scenario Simulation Result for Update Packets</w:t>
      </w:r>
      <w:bookmarkEnd w:id="394"/>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7"/>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395" w:name="_Toc219530544"/>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7</w:t>
      </w:r>
      <w:r w:rsidR="00B97DA2">
        <w:fldChar w:fldCharType="end"/>
      </w:r>
      <w:r w:rsidRPr="00DF5E2B">
        <w:t>. Real-Life Simulation Result for Update Packets</w:t>
      </w:r>
      <w:bookmarkEnd w:id="3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9E5E9A">
      <w:pPr>
        <w:pStyle w:val="Heading2"/>
      </w:pPr>
      <w:r w:rsidRPr="00DF5E2B">
        <w:t xml:space="preserve"> </w:t>
      </w:r>
      <w:bookmarkStart w:id="396" w:name="_Toc345761795"/>
      <w:r w:rsidR="00620774">
        <w:t xml:space="preserve">12.7. </w:t>
      </w:r>
      <w:r w:rsidRPr="00DF5E2B">
        <w:t>Real-Life Scenario Simulation Result for Seamless Mobility in Home Operator Protocol</w:t>
      </w:r>
      <w:bookmarkEnd w:id="396"/>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8"/>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397" w:name="_Toc219530545"/>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8</w:t>
      </w:r>
      <w:r w:rsidR="00B97DA2">
        <w:fldChar w:fldCharType="end"/>
      </w:r>
      <w:r w:rsidRPr="00DF5E2B">
        <w:t>. Real-Life Simulation Result for Seamless Mobility Protocol</w:t>
      </w:r>
      <w:bookmarkEnd w:id="39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9E5E9A">
      <w:pPr>
        <w:pStyle w:val="Heading2"/>
      </w:pPr>
      <w:r w:rsidRPr="00DF5E2B">
        <w:lastRenderedPageBreak/>
        <w:t xml:space="preserve"> </w:t>
      </w:r>
      <w:bookmarkStart w:id="398" w:name="_Toc345761796"/>
      <w:r w:rsidR="00620774">
        <w:t xml:space="preserve">12.8. </w:t>
      </w:r>
      <w:r w:rsidRPr="00DF5E2B">
        <w:t>Real-Life Scenario Simulation Result for Roaming Protocol</w:t>
      </w:r>
      <w:bookmarkEnd w:id="398"/>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9"/>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399" w:name="_Toc219530546"/>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9</w:t>
      </w:r>
      <w:r w:rsidR="00B97DA2">
        <w:fldChar w:fldCharType="end"/>
      </w:r>
      <w:r w:rsidRPr="00DF5E2B">
        <w:t>. Real-Life Simulation Result for Roaming Protocol</w:t>
      </w:r>
      <w:bookmarkEnd w:id="3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620774" w:rsidP="009E5E9A">
      <w:pPr>
        <w:pStyle w:val="Heading2"/>
      </w:pPr>
      <w:bookmarkStart w:id="400" w:name="_Toc345761797"/>
      <w:r>
        <w:lastRenderedPageBreak/>
        <w:t xml:space="preserve">12.9. </w:t>
      </w:r>
      <w:r w:rsidR="0023473D" w:rsidRPr="00DF5E2B">
        <w:t>Real-Life Scenario Simulation Result for Packet Transfer</w:t>
      </w:r>
      <w:bookmarkEnd w:id="400"/>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401" w:name="_Toc219530547"/>
      <w:r w:rsidRPr="00DF5E2B">
        <w:t xml:space="preserve">Figure </w:t>
      </w:r>
      <w:r w:rsidR="00B97DA2">
        <w:fldChar w:fldCharType="begin"/>
      </w:r>
      <w:r w:rsidR="009A47C5">
        <w:instrText xml:space="preserve"> STYLEREF 1 \s </w:instrText>
      </w:r>
      <w:r w:rsidR="00B97DA2">
        <w:fldChar w:fldCharType="separate"/>
      </w:r>
      <w:r w:rsidR="00FB082E">
        <w:rPr>
          <w:noProof/>
        </w:rPr>
        <w:t>12</w:t>
      </w:r>
      <w:r w:rsidR="00B97DA2">
        <w:fldChar w:fldCharType="end"/>
      </w:r>
      <w:r w:rsidR="009A47C5">
        <w:t>.</w:t>
      </w:r>
      <w:r w:rsidR="00B97DA2">
        <w:fldChar w:fldCharType="begin"/>
      </w:r>
      <w:r w:rsidR="009A47C5">
        <w:instrText xml:space="preserve"> SEQ Figure \* ARABIC \s 1 </w:instrText>
      </w:r>
      <w:r w:rsidR="00B97DA2">
        <w:fldChar w:fldCharType="separate"/>
      </w:r>
      <w:r w:rsidR="00FB082E">
        <w:rPr>
          <w:noProof/>
        </w:rPr>
        <w:t>10</w:t>
      </w:r>
      <w:r w:rsidR="00B97DA2">
        <w:fldChar w:fldCharType="end"/>
      </w:r>
      <w:r w:rsidRPr="00DF5E2B">
        <w:t>. Real-Life Simulation Result for Packet Transfer Protocol</w:t>
      </w:r>
      <w:bookmarkEnd w:id="40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402" w:name="_Toc345761798"/>
      <w:r w:rsidRPr="00DF5E2B">
        <w:rPr>
          <w:shd w:val="clear" w:color="auto" w:fill="FFFFFF"/>
        </w:rPr>
        <w:lastRenderedPageBreak/>
        <w:t>discussion</w:t>
      </w:r>
      <w:bookmarkEnd w:id="402"/>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403" w:name="_Toc345761799"/>
      <w:r w:rsidRPr="00DF5E2B">
        <w:lastRenderedPageBreak/>
        <w:t>Conclusion</w:t>
      </w:r>
      <w:bookmarkEnd w:id="403"/>
    </w:p>
    <w:p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404" w:name="_Toc345761800"/>
      <w:r w:rsidRPr="00DF5E2B">
        <w:lastRenderedPageBreak/>
        <w:t>References</w:t>
      </w:r>
      <w:bookmarkEnd w:id="404"/>
    </w:p>
    <w:p w:rsidR="0009033C" w:rsidRPr="00E162F1" w:rsidRDefault="0009033C" w:rsidP="00583E7C">
      <w:pPr>
        <w:pStyle w:val="ListParagraph"/>
        <w:numPr>
          <w:ilvl w:val="0"/>
          <w:numId w:val="21"/>
        </w:numPr>
        <w:ind w:left="567" w:hanging="567"/>
        <w:contextualSpacing w:val="0"/>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rsidR="0009033C" w:rsidRPr="00E162F1" w:rsidRDefault="0009033C" w:rsidP="00583E7C">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1"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2"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3" w:history="1">
        <w:r w:rsidRPr="00E162F1">
          <w:rPr>
            <w:rStyle w:val="Hyperlink"/>
            <w:rFonts w:ascii="Times New Roman" w:hAnsi="Times New Roman" w:cs="Times New Roman"/>
            <w:sz w:val="24"/>
            <w:szCs w:val="24"/>
          </w:rPr>
          <w:t>http://www.nsnam.org</w:t>
        </w:r>
      </w:hyperlink>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4" w:history="1">
        <w:r w:rsidRPr="00E162F1">
          <w:rPr>
            <w:rStyle w:val="Hyperlink"/>
            <w:rFonts w:ascii="Times New Roman" w:hAnsi="Times New Roman" w:cs="Times New Roman"/>
            <w:sz w:val="24"/>
            <w:szCs w:val="24"/>
          </w:rPr>
          <w:t>http://csrc.nist.gov/publications/fips/fips46-3/fips46-3.pdf</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5" w:history="1">
        <w:r w:rsidRPr="00E162F1">
          <w:rPr>
            <w:rStyle w:val="Hyperlink"/>
            <w:rFonts w:ascii="Times New Roman" w:hAnsi="Times New Roman" w:cs="Times New Roman"/>
            <w:sz w:val="24"/>
            <w:szCs w:val="24"/>
          </w:rPr>
          <w:t>http://csrc.nist.gov/publications/fips/fips197/fips-197.pdf</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6" w:history="1">
        <w:r w:rsidRPr="00E162F1">
          <w:rPr>
            <w:rStyle w:val="Hyperlink"/>
            <w:rFonts w:ascii="Times New Roman" w:hAnsi="Times New Roman" w:cs="Times New Roman"/>
            <w:sz w:val="24"/>
            <w:szCs w:val="24"/>
          </w:rPr>
          <w:t>http://www.schneier.com/paper-blowfish-fse.html</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7" w:history="1">
        <w:r w:rsidRPr="00E162F1">
          <w:rPr>
            <w:rStyle w:val="Hyperlink"/>
            <w:rFonts w:ascii="Times New Roman" w:hAnsi="Times New Roman" w:cs="Times New Roman"/>
            <w:sz w:val="24"/>
            <w:szCs w:val="24"/>
          </w:rPr>
          <w:t>http://www.jscape.com/blog/bid/82975/Which-Works-Best-for-Encrypted-File-Transfers-RSA-or-DSA</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8" w:history="1">
        <w:r w:rsidRPr="00E162F1">
          <w:rPr>
            <w:rStyle w:val="Hyperlink"/>
            <w:rFonts w:ascii="Times New Roman" w:hAnsi="Times New Roman" w:cs="Times New Roman"/>
            <w:sz w:val="24"/>
            <w:szCs w:val="24"/>
          </w:rPr>
          <w:t>http://msdn.microsoft.com/en-us/library/ms867086.aspx</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http://caislab.kaist.ac.kr/lecture/2010/spring/cs548/basic/B02.pdf</w:t>
        </w:r>
      </w:hyperlink>
    </w:p>
    <w:p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0" w:history="1">
        <w:r w:rsidRPr="00E162F1">
          <w:rPr>
            <w:rStyle w:val="Hyperlink"/>
            <w:rFonts w:ascii="Times New Roman" w:hAnsi="Times New Roman" w:cs="Times New Roman"/>
            <w:sz w:val="24"/>
            <w:szCs w:val="24"/>
          </w:rPr>
          <w:t>http://csrc.nist.gov/publications/fips/fips180-3/fips180-3_final.pdf</w:t>
        </w:r>
      </w:hyperlink>
    </w:p>
    <w:p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1" w:history="1">
        <w:r w:rsidRPr="00E162F1">
          <w:rPr>
            <w:rStyle w:val="Hyperlink"/>
            <w:rFonts w:ascii="Times New Roman" w:hAnsi="Times New Roman" w:cs="Times New Roman"/>
            <w:sz w:val="24"/>
            <w:szCs w:val="24"/>
          </w:rPr>
          <w:t>http://tools.ietf.org/pdf/rfc1321.pdf</w:t>
        </w:r>
      </w:hyperlink>
    </w:p>
    <w:p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405" w:name="OLE_LINK21"/>
      <w:bookmarkStart w:id="406" w:name="OLE_LINK22"/>
      <w:r w:rsidRPr="00E162F1">
        <w:rPr>
          <w:rFonts w:ascii="Times New Roman" w:hAnsi="Times New Roman"/>
          <w:sz w:val="24"/>
          <w:szCs w:val="24"/>
        </w:rPr>
        <w:t>Stimulating Participation in Wireless Community Networks</w:t>
      </w:r>
      <w:bookmarkEnd w:id="405"/>
      <w:bookmarkEnd w:id="406"/>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hyperlink r:id="rId62" w:history="1">
        <w:r w:rsidRPr="00E162F1">
          <w:rPr>
            <w:rStyle w:val="Hyperlink"/>
            <w:rFonts w:ascii="Times New Roman" w:hAnsi="Times New Roman"/>
            <w:sz w:val="24"/>
            <w:szCs w:val="24"/>
          </w:rPr>
          <w:t>http://networks.cs.northwestern.edu/susinet/TR-09-12.pdf</w:t>
        </w:r>
      </w:hyperlink>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3" w:history="1">
        <w:r w:rsidRPr="00E162F1">
          <w:rPr>
            <w:rStyle w:val="Hyperlink"/>
            <w:rFonts w:ascii="Times New Roman" w:hAnsi="Times New Roman"/>
            <w:sz w:val="24"/>
            <w:szCs w:val="24"/>
          </w:rPr>
          <w:t>http://www.cryptopp.com/benchmarks.html</w:t>
        </w:r>
      </w:hyperlink>
    </w:p>
    <w:p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4" w:history="1">
        <w:r w:rsidRPr="00E162F1">
          <w:rPr>
            <w:rStyle w:val="Hyperlink"/>
            <w:rFonts w:ascii="Times New Roman" w:hAnsi="Times New Roman" w:cs="Times New Roman"/>
            <w:sz w:val="24"/>
            <w:szCs w:val="24"/>
          </w:rPr>
          <w:t>http://www.omnetpp.org</w:t>
        </w:r>
      </w:hyperlink>
    </w:p>
    <w:p w:rsidR="00D64DB4" w:rsidRPr="003174D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rsidR="003174D4" w:rsidRPr="00D4181E" w:rsidRDefault="003174D4" w:rsidP="008E7B0D">
      <w:pPr>
        <w:pStyle w:val="ListParagraph"/>
        <w:numPr>
          <w:ilvl w:val="0"/>
          <w:numId w:val="21"/>
        </w:numPr>
        <w:ind w:left="567" w:hanging="567"/>
        <w:rPr>
          <w:rFonts w:ascii="Times New Roman" w:hAnsi="Times New Roman" w:cs="Times New Roman"/>
          <w:color w:val="000000" w:themeColor="text1"/>
          <w:sz w:val="24"/>
          <w:szCs w:val="24"/>
        </w:rPr>
      </w:pPr>
      <w:r w:rsidRPr="003174D4">
        <w:rPr>
          <w:rFonts w:ascii="Times New Roman" w:hAnsi="Times New Roman" w:cs="Times New Roman"/>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D4181E" w:rsidRDefault="00D4181E" w:rsidP="008E7B0D">
      <w:pPr>
        <w:pStyle w:val="ListParagraph"/>
        <w:numPr>
          <w:ilvl w:val="0"/>
          <w:numId w:val="21"/>
        </w:numPr>
        <w:ind w:left="567" w:hanging="567"/>
        <w:rPr>
          <w:rFonts w:ascii="Times New Roman" w:hAnsi="Times New Roman" w:cs="Times New Roman"/>
          <w:color w:val="000000" w:themeColor="text1"/>
          <w:sz w:val="24"/>
          <w:szCs w:val="24"/>
        </w:rPr>
      </w:pPr>
      <w:r w:rsidRPr="00D4181E">
        <w:rPr>
          <w:rFonts w:ascii="Times New Roman" w:hAnsi="Times New Roman" w:cs="Times New Roman"/>
          <w:sz w:val="24"/>
          <w:szCs w:val="24"/>
        </w:rPr>
        <w:t>Ronald L. Rivest_ and Adi Shamir, " Pay-word and MicroMint: Two simple micropayment schemes", International Journal of Network Security, volume 2, No. 2, pp 81-90, 2001.</w:t>
      </w:r>
    </w:p>
    <w:p w:rsidR="00E162F1" w:rsidRPr="00C50FD9"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rsidR="00C50FD9" w:rsidRPr="007C5738" w:rsidRDefault="00C50FD9" w:rsidP="008E7B0D">
      <w:pPr>
        <w:pStyle w:val="ListParagraph"/>
        <w:numPr>
          <w:ilvl w:val="0"/>
          <w:numId w:val="21"/>
        </w:numPr>
        <w:ind w:left="567" w:hanging="567"/>
        <w:rPr>
          <w:rFonts w:ascii="Times New Roman" w:hAnsi="Times New Roman" w:cs="Times New Roman"/>
          <w:color w:val="000000" w:themeColor="text1"/>
          <w:sz w:val="24"/>
          <w:szCs w:val="24"/>
        </w:rPr>
      </w:pPr>
      <w:r w:rsidRPr="00C50FD9">
        <w:rPr>
          <w:rFonts w:ascii="Times New Roman" w:hAnsi="Times New Roman" w:cs="Times New Roman"/>
          <w:sz w:val="24"/>
          <w:szCs w:val="24"/>
        </w:rPr>
        <w:t>Chien H, Jan J and Tseng Y, "RSA-based partially blind signature with low computation", Proceeding of the International Conference in Parallel and Distributed Systems, pp. 385–389, 2001.</w:t>
      </w:r>
    </w:p>
    <w:p w:rsidR="007C5738" w:rsidRPr="008307B4" w:rsidRDefault="007C5738" w:rsidP="008E7B0D">
      <w:pPr>
        <w:pStyle w:val="ListParagraph"/>
        <w:numPr>
          <w:ilvl w:val="0"/>
          <w:numId w:val="21"/>
        </w:numPr>
        <w:ind w:left="567" w:hanging="567"/>
        <w:rPr>
          <w:rFonts w:ascii="Times New Roman" w:hAnsi="Times New Roman" w:cs="Times New Roman"/>
          <w:color w:val="000000" w:themeColor="text1"/>
          <w:sz w:val="24"/>
          <w:szCs w:val="24"/>
        </w:rPr>
      </w:pPr>
      <w:r w:rsidRPr="007C5738">
        <w:rPr>
          <w:rFonts w:ascii="Times New Roman" w:hAnsi="Times New Roman" w:cs="Times New Roman"/>
          <w:sz w:val="24"/>
          <w:szCs w:val="24"/>
        </w:rPr>
        <w:t>O’Mahony, D., Tewari, H. and Peirce, M. Electronic Payment Systems. Artech House, Inc, 1997.</w:t>
      </w:r>
    </w:p>
    <w:p w:rsidR="008307B4" w:rsidRPr="008F1A5E" w:rsidRDefault="008307B4"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Praneetha R. Bayyapu</w:t>
      </w:r>
      <w:r>
        <w:rPr>
          <w:rFonts w:ascii="Times New Roman" w:hAnsi="Times New Roman" w:cs="Times New Roman"/>
          <w:sz w:val="16"/>
          <w:szCs w:val="16"/>
        </w:rPr>
        <w:t>,</w:t>
      </w:r>
      <w:r>
        <w:rPr>
          <w:rFonts w:ascii="Times New Roman" w:hAnsi="Times New Roman" w:cs="Times New Roman"/>
          <w:sz w:val="24"/>
          <w:szCs w:val="24"/>
        </w:rPr>
        <w:t xml:space="preserve"> Manik Lal Das (2008) An Improved and Efficient Micro-Payment Scheme,</w:t>
      </w:r>
      <w:r w:rsidR="008F1A5E">
        <w:rPr>
          <w:rFonts w:ascii="Times New Roman" w:hAnsi="Times New Roman" w:cs="Times New Roman"/>
          <w:sz w:val="24"/>
          <w:szCs w:val="24"/>
        </w:rPr>
        <w:t xml:space="preserve"> available at </w:t>
      </w:r>
      <w:hyperlink r:id="rId65"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rsidR="008F1A5E" w:rsidRPr="00296D39" w:rsidRDefault="008F1A5E" w:rsidP="008F1A5E">
      <w:pPr>
        <w:pStyle w:val="ListParagraph"/>
        <w:numPr>
          <w:ilvl w:val="0"/>
          <w:numId w:val="21"/>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Hwang, M. S. and Sung, P. C. A study of micro-payment based on one-way hash chain. International Journal of Network Security, vol. 2, no. 2, pp 81-90, 2006.</w:t>
      </w:r>
    </w:p>
    <w:p w:rsidR="00296D39" w:rsidRPr="0048456C" w:rsidRDefault="00296D39" w:rsidP="008F1A5E">
      <w:pPr>
        <w:pStyle w:val="ListParagraph"/>
        <w:numPr>
          <w:ilvl w:val="0"/>
          <w:numId w:val="21"/>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N. Koblitz. Elliptic Curve Cryptosystems. Mathematics of Computation, vol. 48, pp. 203-209, 1987.</w:t>
      </w:r>
    </w:p>
    <w:p w:rsidR="0048456C" w:rsidRPr="000208FE" w:rsidRDefault="0048456C" w:rsidP="008F1A5E">
      <w:pPr>
        <w:pStyle w:val="ListParagraph"/>
        <w:numPr>
          <w:ilvl w:val="0"/>
          <w:numId w:val="21"/>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rsidR="000208FE" w:rsidRPr="00BF2BC9" w:rsidRDefault="00D0350C" w:rsidP="008F1A5E">
      <w:pPr>
        <w:pStyle w:val="ListParagraph"/>
        <w:numPr>
          <w:ilvl w:val="0"/>
          <w:numId w:val="21"/>
        </w:numPr>
        <w:ind w:left="567" w:hanging="567"/>
        <w:rPr>
          <w:rStyle w:val="year"/>
          <w:rFonts w:ascii="Times New Roman" w:hAnsi="Times New Roman" w:cs="Times New Roman"/>
          <w:color w:val="000000" w:themeColor="text1"/>
          <w:sz w:val="24"/>
          <w:szCs w:val="24"/>
        </w:rPr>
      </w:pPr>
      <w:r>
        <w:rPr>
          <w:rFonts w:ascii="Times New Roman" w:hAnsi="Times New Roman" w:cs="Times New Roman"/>
          <w:sz w:val="24"/>
          <w:szCs w:val="24"/>
        </w:rPr>
        <w:t xml:space="preserve">Shiqun Li, Guilin Wang, Jianying Zhou, Kefei Chen (2007) Undeniable Mobile Billing Schemes, </w:t>
      </w:r>
      <w:r w:rsidRPr="00D0350C">
        <w:rPr>
          <w:rFonts w:ascii="Arial" w:hAnsi="Arial" w:cs="Arial"/>
        </w:rPr>
        <w:t>European Public Key Infrastructure Workshop - EUROPKI</w:t>
      </w:r>
      <w:r>
        <w:rPr>
          <w:rStyle w:val="year"/>
          <w:rFonts w:ascii="Arial" w:hAnsi="Arial" w:cs="Arial"/>
          <w:color w:val="000000"/>
        </w:rPr>
        <w:t>, pp. 338-345, 2007.</w:t>
      </w:r>
    </w:p>
    <w:p w:rsidR="00BF2BC9" w:rsidRPr="00BF2BC9" w:rsidRDefault="00BF2BC9" w:rsidP="008F1A5E">
      <w:pPr>
        <w:pStyle w:val="ListParagraph"/>
        <w:numPr>
          <w:ilvl w:val="0"/>
          <w:numId w:val="21"/>
        </w:numPr>
        <w:ind w:left="567" w:hanging="567"/>
        <w:rPr>
          <w:rFonts w:ascii="Times New Roman" w:hAnsi="Times New Roman" w:cs="Times New Roman"/>
          <w:color w:val="000000" w:themeColor="text1"/>
          <w:sz w:val="24"/>
          <w:szCs w:val="24"/>
        </w:rPr>
      </w:pPr>
      <w:r w:rsidRPr="00BF2BC9">
        <w:rPr>
          <w:rFonts w:ascii="Times New Roman" w:hAnsi="Times New Roman" w:cs="Times New Roman"/>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2E5B" w:rsidRDefault="00422E5B" w:rsidP="00F2206B">
      <w:pPr>
        <w:spacing w:before="0" w:after="0" w:line="240" w:lineRule="auto"/>
      </w:pPr>
      <w:r>
        <w:separator/>
      </w:r>
    </w:p>
  </w:endnote>
  <w:endnote w:type="continuationSeparator" w:id="0">
    <w:p w:rsidR="00422E5B" w:rsidRDefault="00422E5B"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831" w:rsidRDefault="00CE5831"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E5831" w:rsidRDefault="00CE583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831" w:rsidRDefault="00CE5831"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E020D3">
      <w:rPr>
        <w:rStyle w:val="PageNumber"/>
        <w:noProof/>
      </w:rPr>
      <w:t>ii</w:t>
    </w:r>
    <w:r>
      <w:rPr>
        <w:rStyle w:val="PageNumber"/>
      </w:rPr>
      <w:fldChar w:fldCharType="end"/>
    </w:r>
  </w:p>
  <w:p w:rsidR="00CE5831" w:rsidRDefault="00CE5831"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2E5B" w:rsidRDefault="00422E5B" w:rsidP="00F2206B">
      <w:pPr>
        <w:spacing w:before="0" w:after="0" w:line="240" w:lineRule="auto"/>
      </w:pPr>
      <w:r>
        <w:separator/>
      </w:r>
    </w:p>
  </w:footnote>
  <w:footnote w:type="continuationSeparator" w:id="0">
    <w:p w:rsidR="00422E5B" w:rsidRDefault="00422E5B"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C643F1F"/>
    <w:multiLevelType w:val="hybridMultilevel"/>
    <w:tmpl w:val="8F2650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1375171"/>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370690F"/>
    <w:multiLevelType w:val="hybridMultilevel"/>
    <w:tmpl w:val="66A08F1A"/>
    <w:lvl w:ilvl="0" w:tplc="3A3219EA">
      <w:start w:val="1"/>
      <w:numFmt w:val="lowerLetter"/>
      <w:lvlText w:val="%1"/>
      <w:lvlJc w:val="left"/>
      <w:pPr>
        <w:ind w:left="174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8"/>
  </w:num>
  <w:num w:numId="2">
    <w:abstractNumId w:val="37"/>
  </w:num>
  <w:num w:numId="3">
    <w:abstractNumId w:val="4"/>
  </w:num>
  <w:num w:numId="4">
    <w:abstractNumId w:val="36"/>
  </w:num>
  <w:num w:numId="5">
    <w:abstractNumId w:val="32"/>
  </w:num>
  <w:num w:numId="6">
    <w:abstractNumId w:val="9"/>
  </w:num>
  <w:num w:numId="7">
    <w:abstractNumId w:val="1"/>
  </w:num>
  <w:num w:numId="8">
    <w:abstractNumId w:val="34"/>
  </w:num>
  <w:num w:numId="9">
    <w:abstractNumId w:val="31"/>
  </w:num>
  <w:num w:numId="10">
    <w:abstractNumId w:val="46"/>
  </w:num>
  <w:num w:numId="11">
    <w:abstractNumId w:val="44"/>
  </w:num>
  <w:num w:numId="12">
    <w:abstractNumId w:val="40"/>
  </w:num>
  <w:num w:numId="13">
    <w:abstractNumId w:val="10"/>
  </w:num>
  <w:num w:numId="14">
    <w:abstractNumId w:val="39"/>
  </w:num>
  <w:num w:numId="15">
    <w:abstractNumId w:val="30"/>
  </w:num>
  <w:num w:numId="16">
    <w:abstractNumId w:val="15"/>
  </w:num>
  <w:num w:numId="17">
    <w:abstractNumId w:val="7"/>
  </w:num>
  <w:num w:numId="18">
    <w:abstractNumId w:val="14"/>
  </w:num>
  <w:num w:numId="19">
    <w:abstractNumId w:val="13"/>
  </w:num>
  <w:num w:numId="20">
    <w:abstractNumId w:val="42"/>
  </w:num>
  <w:num w:numId="21">
    <w:abstractNumId w:val="5"/>
  </w:num>
  <w:num w:numId="22">
    <w:abstractNumId w:val="18"/>
  </w:num>
  <w:num w:numId="23">
    <w:abstractNumId w:val="3"/>
  </w:num>
  <w:num w:numId="24">
    <w:abstractNumId w:val="45"/>
  </w:num>
  <w:num w:numId="25">
    <w:abstractNumId w:val="33"/>
  </w:num>
  <w:num w:numId="26">
    <w:abstractNumId w:val="26"/>
  </w:num>
  <w:num w:numId="27">
    <w:abstractNumId w:val="47"/>
  </w:num>
  <w:num w:numId="28">
    <w:abstractNumId w:val="22"/>
  </w:num>
  <w:num w:numId="29">
    <w:abstractNumId w:val="43"/>
  </w:num>
  <w:num w:numId="30">
    <w:abstractNumId w:val="27"/>
  </w:num>
  <w:num w:numId="31">
    <w:abstractNumId w:val="11"/>
  </w:num>
  <w:num w:numId="32">
    <w:abstractNumId w:val="17"/>
  </w:num>
  <w:num w:numId="33">
    <w:abstractNumId w:val="8"/>
  </w:num>
  <w:num w:numId="34">
    <w:abstractNumId w:val="24"/>
  </w:num>
  <w:num w:numId="35">
    <w:abstractNumId w:val="2"/>
  </w:num>
  <w:num w:numId="36">
    <w:abstractNumId w:val="21"/>
  </w:num>
  <w:num w:numId="37">
    <w:abstractNumId w:val="29"/>
  </w:num>
  <w:num w:numId="38">
    <w:abstractNumId w:val="0"/>
  </w:num>
  <w:num w:numId="39">
    <w:abstractNumId w:val="23"/>
  </w:num>
  <w:num w:numId="40">
    <w:abstractNumId w:val="38"/>
  </w:num>
  <w:num w:numId="41">
    <w:abstractNumId w:val="3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35"/>
  </w:num>
  <w:num w:numId="44">
    <w:abstractNumId w:val="16"/>
  </w:num>
  <w:num w:numId="45">
    <w:abstractNumId w:val="19"/>
  </w:num>
  <w:num w:numId="46">
    <w:abstractNumId w:val="20"/>
  </w:num>
  <w:num w:numId="47">
    <w:abstractNumId w:val="6"/>
  </w:num>
  <w:num w:numId="48">
    <w:abstractNumId w:val="25"/>
  </w:num>
  <w:num w:numId="49">
    <w:abstractNumId w:val="41"/>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trackRevisions/>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431C9"/>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977AF"/>
    <w:rsid w:val="00097C84"/>
    <w:rsid w:val="000A12A4"/>
    <w:rsid w:val="000A5042"/>
    <w:rsid w:val="000B5ADA"/>
    <w:rsid w:val="000C0730"/>
    <w:rsid w:val="000C1921"/>
    <w:rsid w:val="000C25D9"/>
    <w:rsid w:val="000C30DF"/>
    <w:rsid w:val="000C3A2E"/>
    <w:rsid w:val="000C7921"/>
    <w:rsid w:val="000C7E95"/>
    <w:rsid w:val="000D4C3A"/>
    <w:rsid w:val="000D6BF5"/>
    <w:rsid w:val="000E2D7B"/>
    <w:rsid w:val="000E42B5"/>
    <w:rsid w:val="000E5614"/>
    <w:rsid w:val="000F63A1"/>
    <w:rsid w:val="00100DE8"/>
    <w:rsid w:val="00102BBD"/>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3E51"/>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4D4"/>
    <w:rsid w:val="003175EA"/>
    <w:rsid w:val="00320E0D"/>
    <w:rsid w:val="003254E9"/>
    <w:rsid w:val="00326F9F"/>
    <w:rsid w:val="003274E5"/>
    <w:rsid w:val="0034177D"/>
    <w:rsid w:val="003432C1"/>
    <w:rsid w:val="0035305B"/>
    <w:rsid w:val="0036025A"/>
    <w:rsid w:val="003641A4"/>
    <w:rsid w:val="003649E4"/>
    <w:rsid w:val="0036554D"/>
    <w:rsid w:val="00366BA2"/>
    <w:rsid w:val="003716C0"/>
    <w:rsid w:val="003719C9"/>
    <w:rsid w:val="00373659"/>
    <w:rsid w:val="003816A2"/>
    <w:rsid w:val="0038371E"/>
    <w:rsid w:val="00383BB9"/>
    <w:rsid w:val="00386F2C"/>
    <w:rsid w:val="0039149B"/>
    <w:rsid w:val="0039454E"/>
    <w:rsid w:val="00395091"/>
    <w:rsid w:val="003960DD"/>
    <w:rsid w:val="003A65F7"/>
    <w:rsid w:val="003A6A27"/>
    <w:rsid w:val="003A777B"/>
    <w:rsid w:val="003B3BC7"/>
    <w:rsid w:val="003B3EFD"/>
    <w:rsid w:val="003B4FBF"/>
    <w:rsid w:val="003B64A6"/>
    <w:rsid w:val="003C040B"/>
    <w:rsid w:val="003C26AE"/>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22E5B"/>
    <w:rsid w:val="0043188D"/>
    <w:rsid w:val="004323AD"/>
    <w:rsid w:val="0044042D"/>
    <w:rsid w:val="004424B0"/>
    <w:rsid w:val="00454F2E"/>
    <w:rsid w:val="004639BA"/>
    <w:rsid w:val="00464CB8"/>
    <w:rsid w:val="00464DC5"/>
    <w:rsid w:val="004743DA"/>
    <w:rsid w:val="00474B76"/>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66D4"/>
    <w:rsid w:val="004C1077"/>
    <w:rsid w:val="004C41A6"/>
    <w:rsid w:val="004C784D"/>
    <w:rsid w:val="004D01E6"/>
    <w:rsid w:val="004D558C"/>
    <w:rsid w:val="004D5824"/>
    <w:rsid w:val="004D76ED"/>
    <w:rsid w:val="004E3637"/>
    <w:rsid w:val="004E3701"/>
    <w:rsid w:val="004E71A3"/>
    <w:rsid w:val="004F4E4B"/>
    <w:rsid w:val="004F5DA5"/>
    <w:rsid w:val="0050078B"/>
    <w:rsid w:val="0050109D"/>
    <w:rsid w:val="00510278"/>
    <w:rsid w:val="005268EB"/>
    <w:rsid w:val="0052767B"/>
    <w:rsid w:val="00536B6E"/>
    <w:rsid w:val="00540068"/>
    <w:rsid w:val="00540A82"/>
    <w:rsid w:val="00543CC0"/>
    <w:rsid w:val="00544ABD"/>
    <w:rsid w:val="005453E1"/>
    <w:rsid w:val="00545E20"/>
    <w:rsid w:val="00545FFB"/>
    <w:rsid w:val="00546CE5"/>
    <w:rsid w:val="00546DB1"/>
    <w:rsid w:val="0055713A"/>
    <w:rsid w:val="00560103"/>
    <w:rsid w:val="00563DA5"/>
    <w:rsid w:val="00567447"/>
    <w:rsid w:val="0057466E"/>
    <w:rsid w:val="005767E5"/>
    <w:rsid w:val="00581F89"/>
    <w:rsid w:val="005834B7"/>
    <w:rsid w:val="00583B64"/>
    <w:rsid w:val="00583E7C"/>
    <w:rsid w:val="0059182D"/>
    <w:rsid w:val="00592314"/>
    <w:rsid w:val="00594689"/>
    <w:rsid w:val="0059521E"/>
    <w:rsid w:val="005956F3"/>
    <w:rsid w:val="005957DE"/>
    <w:rsid w:val="005A6638"/>
    <w:rsid w:val="005B024C"/>
    <w:rsid w:val="005C4FA3"/>
    <w:rsid w:val="005C50E2"/>
    <w:rsid w:val="005C636C"/>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17D39"/>
    <w:rsid w:val="009214EF"/>
    <w:rsid w:val="00921E14"/>
    <w:rsid w:val="009246BE"/>
    <w:rsid w:val="009300A4"/>
    <w:rsid w:val="00930879"/>
    <w:rsid w:val="00930E7B"/>
    <w:rsid w:val="00932394"/>
    <w:rsid w:val="00932595"/>
    <w:rsid w:val="009327D1"/>
    <w:rsid w:val="00932DFD"/>
    <w:rsid w:val="00941CED"/>
    <w:rsid w:val="00954FF2"/>
    <w:rsid w:val="0095697A"/>
    <w:rsid w:val="009634F2"/>
    <w:rsid w:val="00964BC3"/>
    <w:rsid w:val="00966009"/>
    <w:rsid w:val="009728AA"/>
    <w:rsid w:val="009752A5"/>
    <w:rsid w:val="00976816"/>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70AD7"/>
    <w:rsid w:val="00A757EE"/>
    <w:rsid w:val="00A86E1E"/>
    <w:rsid w:val="00A91078"/>
    <w:rsid w:val="00AA2032"/>
    <w:rsid w:val="00AA4F7F"/>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3A9"/>
    <w:rsid w:val="00B23C31"/>
    <w:rsid w:val="00B25A9A"/>
    <w:rsid w:val="00B439E4"/>
    <w:rsid w:val="00B4487E"/>
    <w:rsid w:val="00B53430"/>
    <w:rsid w:val="00B62125"/>
    <w:rsid w:val="00B656CE"/>
    <w:rsid w:val="00B7261A"/>
    <w:rsid w:val="00B773A3"/>
    <w:rsid w:val="00B838B4"/>
    <w:rsid w:val="00B87C76"/>
    <w:rsid w:val="00B90A58"/>
    <w:rsid w:val="00B9123F"/>
    <w:rsid w:val="00B9322C"/>
    <w:rsid w:val="00B97DA2"/>
    <w:rsid w:val="00BA0C2E"/>
    <w:rsid w:val="00BB01DE"/>
    <w:rsid w:val="00BB6953"/>
    <w:rsid w:val="00BC53FF"/>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E5831"/>
    <w:rsid w:val="00CF019F"/>
    <w:rsid w:val="00CF0E21"/>
    <w:rsid w:val="00CF222B"/>
    <w:rsid w:val="00CF666F"/>
    <w:rsid w:val="00D022CB"/>
    <w:rsid w:val="00D0350C"/>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1E14"/>
    <w:rsid w:val="00E86F56"/>
    <w:rsid w:val="00E874D7"/>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082E"/>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csrc.nist.gov/publications/fips/fips197/fips-197.pdf" TargetMode="External"/><Relationship Id="rId63" Type="http://schemas.openxmlformats.org/officeDocument/2006/relationships/hyperlink" Target="http://www.cryptopp.com/benchmarks.html" TargetMode="Externa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nsnam.org" TargetMode="External"/><Relationship Id="rId58" Type="http://schemas.openxmlformats.org/officeDocument/2006/relationships/hyperlink" Target="http://msdn.microsoft.com/en-us/library/ms867086.asp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scape.com/blog/bid/82975/Which-Works-Best-for-Encrypted-File-Transfers-RSA-or-DSA" TargetMode="External"/><Relationship Id="rId61" Type="http://schemas.openxmlformats.org/officeDocument/2006/relationships/hyperlink" Target="http://tools.ietf.org/pdf/rfc1321.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hyperlink" Target="http://www.zigbee.org" TargetMode="External"/><Relationship Id="rId60" Type="http://schemas.openxmlformats.org/officeDocument/2006/relationships/hyperlink" Target="http://csrc.nist.gov/publications/fips/fips180-3/fips180-3_final.pdf" TargetMode="External"/><Relationship Id="rId65" Type="http://schemas.openxmlformats.org/officeDocument/2006/relationships/hyperlink" Target="http://www.jtaer.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schneier.com/paper-blowfish-fse.html" TargetMode="External"/><Relationship Id="rId64" Type="http://schemas.openxmlformats.org/officeDocument/2006/relationships/hyperlink" Target="http://www.omnetpp.org" TargetMode="External"/><Relationship Id="rId8" Type="http://schemas.openxmlformats.org/officeDocument/2006/relationships/footer" Target="footer1.xml"/><Relationship Id="rId51" Type="http://schemas.openxmlformats.org/officeDocument/2006/relationships/hyperlink" Target="http://www.wi-fitechnology.com/%20Wi-Fi_Reports_and_Papers/Mesh_Networks_Referenc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caislab.kaist.ac.kr/lecture/2010/spring/cs548/basic/B02.pdf"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csrc.nist.gov/publications/fips/fips46-3/fips46-3.pdf" TargetMode="External"/><Relationship Id="rId62" Type="http://schemas.openxmlformats.org/officeDocument/2006/relationships/hyperlink" Target="http://networks.cs.northwestern.edu/susinet/TR-09-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91A6-BF1C-41A2-ADD9-03875810F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93</Pages>
  <Words>18568</Words>
  <Characters>105842</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66</cp:revision>
  <cp:lastPrinted>2013-01-12T11:47:00Z</cp:lastPrinted>
  <dcterms:created xsi:type="dcterms:W3CDTF">2013-01-09T13:53:00Z</dcterms:created>
  <dcterms:modified xsi:type="dcterms:W3CDTF">2013-01-12T17:04:00Z</dcterms:modified>
</cp:coreProperties>
</file>